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5BE90E" w14:textId="50D7DFEA" w:rsidR="00481CE9" w:rsidRDefault="007307E1" w:rsidP="00481CE9">
      <w:pPr>
        <w:rPr>
          <w:sz w:val="28"/>
        </w:rPr>
      </w:pPr>
      <w:bookmarkStart w:id="0" w:name="_GoBack"/>
      <w:bookmarkEnd w:id="0"/>
      <w:r w:rsidRPr="007307E1">
        <w:rPr>
          <w:sz w:val="28"/>
        </w:rPr>
        <w:t>Estuary marsh habitat recovery following intensive grazing by an exotic herbivore</w:t>
      </w:r>
    </w:p>
    <w:p w14:paraId="04B5F5CB" w14:textId="77777777" w:rsidR="007307E1" w:rsidRPr="007307E1" w:rsidRDefault="007307E1" w:rsidP="00481CE9"/>
    <w:p w14:paraId="17F25274" w14:textId="53231EA8" w:rsidR="00EF68AC" w:rsidRDefault="00EF68AC" w:rsidP="00EF68AC">
      <w:pPr>
        <w:pStyle w:val="Heading1"/>
      </w:pPr>
      <w:r>
        <w:t>Introduction</w:t>
      </w:r>
    </w:p>
    <w:p w14:paraId="10203EDC" w14:textId="4D4C0016" w:rsidR="00290098" w:rsidRDefault="004D0EB8" w:rsidP="00A563CE">
      <w:pPr>
        <w:pStyle w:val="CommentText"/>
        <w:numPr>
          <w:ilvl w:val="0"/>
          <w:numId w:val="4"/>
        </w:numPr>
        <w:rPr>
          <w:sz w:val="22"/>
          <w:szCs w:val="22"/>
        </w:rPr>
      </w:pPr>
      <w:r>
        <w:rPr>
          <w:sz w:val="22"/>
          <w:szCs w:val="22"/>
        </w:rPr>
        <w:t>Vegetation communities and successional trajectories may be driven by plant c</w:t>
      </w:r>
      <w:r w:rsidR="0055497D">
        <w:rPr>
          <w:sz w:val="22"/>
          <w:szCs w:val="22"/>
        </w:rPr>
        <w:t>ompetitive strategie</w:t>
      </w:r>
      <w:r>
        <w:rPr>
          <w:sz w:val="22"/>
          <w:szCs w:val="22"/>
        </w:rPr>
        <w:t>s.</w:t>
      </w:r>
    </w:p>
    <w:p w14:paraId="1AE9386B" w14:textId="4C288CF9" w:rsidR="009A6506" w:rsidRDefault="002563DC" w:rsidP="009A6506">
      <w:pPr>
        <w:pStyle w:val="CommentText"/>
        <w:numPr>
          <w:ilvl w:val="1"/>
          <w:numId w:val="4"/>
        </w:numPr>
        <w:rPr>
          <w:sz w:val="22"/>
          <w:szCs w:val="22"/>
        </w:rPr>
      </w:pPr>
      <w:r>
        <w:rPr>
          <w:sz w:val="22"/>
          <w:szCs w:val="22"/>
        </w:rPr>
        <w:t>Competition</w:t>
      </w:r>
      <w:r w:rsidR="008B2FE7">
        <w:rPr>
          <w:sz w:val="22"/>
          <w:szCs w:val="22"/>
        </w:rPr>
        <w:t xml:space="preserve"> </w:t>
      </w:r>
      <w:r w:rsidR="000D3131">
        <w:rPr>
          <w:sz w:val="22"/>
          <w:szCs w:val="22"/>
        </w:rPr>
        <w:t>is</w:t>
      </w:r>
      <w:r w:rsidR="007771A7">
        <w:rPr>
          <w:sz w:val="22"/>
          <w:szCs w:val="22"/>
        </w:rPr>
        <w:t xml:space="preserve"> one </w:t>
      </w:r>
      <w:r w:rsidR="002F16FE">
        <w:rPr>
          <w:sz w:val="22"/>
          <w:szCs w:val="22"/>
        </w:rPr>
        <w:t>interaction t</w:t>
      </w:r>
      <w:r w:rsidR="008B2FE7">
        <w:rPr>
          <w:sz w:val="22"/>
          <w:szCs w:val="22"/>
        </w:rPr>
        <w:t>hat</w:t>
      </w:r>
      <w:r w:rsidR="00B951B6">
        <w:rPr>
          <w:sz w:val="22"/>
          <w:szCs w:val="22"/>
        </w:rPr>
        <w:t xml:space="preserve"> shapes community</w:t>
      </w:r>
      <w:r w:rsidR="002F16FE">
        <w:rPr>
          <w:sz w:val="22"/>
          <w:szCs w:val="22"/>
        </w:rPr>
        <w:t xml:space="preserve"> composition</w:t>
      </w:r>
    </w:p>
    <w:p w14:paraId="691FB19F" w14:textId="0C8910F0" w:rsidR="00B473B6" w:rsidRDefault="00161345" w:rsidP="00B473B6">
      <w:pPr>
        <w:pStyle w:val="CommentText"/>
        <w:numPr>
          <w:ilvl w:val="2"/>
          <w:numId w:val="4"/>
        </w:numPr>
        <w:rPr>
          <w:sz w:val="22"/>
          <w:szCs w:val="22"/>
        </w:rPr>
      </w:pPr>
      <w:r>
        <w:rPr>
          <w:sz w:val="22"/>
          <w:szCs w:val="22"/>
        </w:rPr>
        <w:t xml:space="preserve">Competitive dominance results in </w:t>
      </w:r>
      <w:r w:rsidR="00D91009" w:rsidRPr="00064F49">
        <w:rPr>
          <w:sz w:val="22"/>
          <w:szCs w:val="22"/>
        </w:rPr>
        <w:t xml:space="preserve">species-specific compositional states, </w:t>
      </w:r>
      <w:proofErr w:type="gramStart"/>
      <w:r w:rsidR="00D91009" w:rsidRPr="00064F49">
        <w:rPr>
          <w:sz w:val="22"/>
          <w:szCs w:val="22"/>
        </w:rPr>
        <w:t xml:space="preserve">which </w:t>
      </w:r>
      <w:r>
        <w:rPr>
          <w:sz w:val="22"/>
          <w:szCs w:val="22"/>
        </w:rPr>
        <w:t xml:space="preserve"> </w:t>
      </w:r>
      <w:r w:rsidR="00454C1B">
        <w:rPr>
          <w:sz w:val="22"/>
          <w:szCs w:val="22"/>
        </w:rPr>
        <w:t>define</w:t>
      </w:r>
      <w:proofErr w:type="gramEnd"/>
      <w:r>
        <w:rPr>
          <w:sz w:val="22"/>
          <w:szCs w:val="22"/>
        </w:rPr>
        <w:t xml:space="preserve"> ecosystem characteristics (</w:t>
      </w:r>
      <w:r w:rsidR="00AD62C0">
        <w:rPr>
          <w:sz w:val="22"/>
          <w:szCs w:val="22"/>
        </w:rPr>
        <w:t>e.g.,</w:t>
      </w:r>
      <w:r>
        <w:rPr>
          <w:sz w:val="22"/>
          <w:szCs w:val="22"/>
        </w:rPr>
        <w:t xml:space="preserve"> forest succession theory, </w:t>
      </w:r>
      <w:r w:rsidR="00AD62C0">
        <w:rPr>
          <w:sz w:val="22"/>
          <w:szCs w:val="22"/>
        </w:rPr>
        <w:t>keystone species</w:t>
      </w:r>
      <w:r w:rsidR="00996C34">
        <w:rPr>
          <w:sz w:val="22"/>
          <w:szCs w:val="22"/>
        </w:rPr>
        <w:t>/functional groups</w:t>
      </w:r>
      <w:r w:rsidR="00E41E2C">
        <w:rPr>
          <w:sz w:val="22"/>
          <w:szCs w:val="22"/>
        </w:rPr>
        <w:t xml:space="preserve">, and </w:t>
      </w:r>
      <w:r w:rsidR="00BB273F">
        <w:rPr>
          <w:sz w:val="22"/>
          <w:szCs w:val="22"/>
        </w:rPr>
        <w:t>resulting</w:t>
      </w:r>
      <w:r w:rsidR="00E41E2C">
        <w:rPr>
          <w:sz w:val="22"/>
          <w:szCs w:val="22"/>
        </w:rPr>
        <w:t xml:space="preserve"> ecosystem </w:t>
      </w:r>
      <w:r w:rsidR="00BB273F">
        <w:rPr>
          <w:sz w:val="22"/>
          <w:szCs w:val="22"/>
        </w:rPr>
        <w:t>processes/</w:t>
      </w:r>
      <w:r w:rsidR="00E41E2C">
        <w:rPr>
          <w:sz w:val="22"/>
          <w:szCs w:val="22"/>
        </w:rPr>
        <w:t>function</w:t>
      </w:r>
      <w:r w:rsidR="00AD62C0">
        <w:rPr>
          <w:sz w:val="22"/>
          <w:szCs w:val="22"/>
        </w:rPr>
        <w:t>)</w:t>
      </w:r>
      <w:r w:rsidR="00237B62">
        <w:rPr>
          <w:sz w:val="22"/>
          <w:szCs w:val="22"/>
        </w:rPr>
        <w:t xml:space="preserve">. </w:t>
      </w:r>
    </w:p>
    <w:p w14:paraId="762153D8" w14:textId="133BFA19" w:rsidR="00B473B6" w:rsidRPr="00B473B6" w:rsidRDefault="00B473B6" w:rsidP="00B473B6">
      <w:pPr>
        <w:pStyle w:val="CommentText"/>
        <w:numPr>
          <w:ilvl w:val="2"/>
          <w:numId w:val="4"/>
        </w:numPr>
        <w:rPr>
          <w:sz w:val="22"/>
          <w:szCs w:val="22"/>
        </w:rPr>
      </w:pPr>
      <w:r>
        <w:rPr>
          <w:sz w:val="22"/>
          <w:szCs w:val="22"/>
        </w:rPr>
        <w:t xml:space="preserve">Competitive dominance may be </w:t>
      </w:r>
      <w:r w:rsidR="006420A6">
        <w:rPr>
          <w:sz w:val="22"/>
          <w:szCs w:val="22"/>
        </w:rPr>
        <w:t xml:space="preserve">environmentally constrained </w:t>
      </w:r>
      <w:r w:rsidR="00B032A6">
        <w:rPr>
          <w:sz w:val="22"/>
          <w:szCs w:val="22"/>
        </w:rPr>
        <w:t xml:space="preserve">as in estuaries where </w:t>
      </w:r>
      <w:r w:rsidR="006420A6">
        <w:rPr>
          <w:sz w:val="22"/>
          <w:szCs w:val="22"/>
        </w:rPr>
        <w:t xml:space="preserve">elevation gradients above sea level </w:t>
      </w:r>
      <w:r w:rsidR="00B032A6">
        <w:rPr>
          <w:sz w:val="22"/>
          <w:szCs w:val="22"/>
        </w:rPr>
        <w:t>restrict species adapted to conditions</w:t>
      </w:r>
      <w:r w:rsidR="00DF7FEE">
        <w:rPr>
          <w:sz w:val="22"/>
          <w:szCs w:val="22"/>
        </w:rPr>
        <w:t xml:space="preserve"> at a given elevation</w:t>
      </w:r>
      <w:r w:rsidR="00B032A6">
        <w:rPr>
          <w:sz w:val="22"/>
          <w:szCs w:val="22"/>
        </w:rPr>
        <w:t xml:space="preserve"> </w:t>
      </w:r>
      <w:r w:rsidR="00B032A6">
        <w:rPr>
          <w:sz w:val="22"/>
          <w:szCs w:val="22"/>
        </w:rPr>
        <w:fldChar w:fldCharType="begin"/>
      </w:r>
      <w:r w:rsidR="00D37EA2">
        <w:rPr>
          <w:sz w:val="22"/>
          <w:szCs w:val="22"/>
        </w:rPr>
        <w:instrText xml:space="preserve"> ADDIN ZOTERO_ITEM CSL_CITATION {"citationID":"w3oPr3Xi","properties":{"formattedCitation":"(Bertness &amp; Ellison, 1987)","plainCitation":"(Bertness &amp; Ellison, 1987)","noteIndex":0},"citationItems":[{"id":418,"uris":["http://zotero.org/users/6092945/items/28K59BSU"],"itemData":{"id":418,"type":"article-journal","abstract":"In New England salt marshes, Spartina alterniflora dominates the low–marsh habitat, which is covered daily by tides. The high–marsh habitat, which is not flooded daily, is dominated on its seaward border by Spartina patens, and on its terrestrial border by Juncus gerardi. Each of these vegetation zones has a characteristic suite of physical factors associated with differences in tidal inundation. In particular, substrate redox increases and salinity decreases with decreasing marsh elevation. Although correlations between physical factors and the occurrence of specific marsh plants have been suggested to be causal, a 5–mo transplant experiment suggested that the distribution of perennials across the marsh does not correspond to their potential performance across the marsh in the absence of surrounding vegetation. While the high–marsh perennials appear to be restricted to the high–marsh habitat by harsh physical conditions in the low–marsh habitat, the low–marsh dominant, S. alterniflora, is capable of vigorous growth across the entire marsh and appears to be excluded from the high–marsh habitat by the high–marsh perennials. Throughout the high marsh, two other plant species, Distichlis spicata and Salicornia europaea, are found associated with areas that have been disturbed recently. Physical disturbance, in the form of mats of dead plant material (wrack) rafted by tides onto the marsh, is most severe in the spring and early summer, and decreases with increasing marsh elevation. Differential plant mortality results from short–term disturbance events. D. spicata and S. alterniflora are more tolerant of wrack burial than are the other marsh plants, and short–term disturbance increases the relative abundance of these species in the community. Longer lasting disturbance events kill all the underlying vegetation, leaving discrete bare patches throughout the high marsh. D. spicata rapidly colonizes these patches with vegetative runners, while S. alterniflora and Sa. europaea recruit to these patches by seed. The relative abundance of these plants in recently created bare patches exceeds greatly their relative abundance in the surrounding vegetation. Over time, however, these early colonizers are overgrown and displaced in high–marsh patches by S. patens and J. gerardi, which grow slowly, as dense turfs of roots, rhizomes, and tillers. Physical disturbance and interspecific competition appear to be major determinants of the spatial pattern of marsh plant communities. These processes will need to be considered in relation to edaphic factors in elucidating the underlying mechanisms of salt marsh plant zonation.","container-title":"Ecological Monographs","DOI":"10.2307/1942621","ISSN":"1557-7015","issue":"2","language":"en","license":"© 1987 by the Ecological Society of America","page":"129-147","source":"Wiley Online Library","title":"Determinants of Pattern in a New England Salt Marsh Plant Community","volume":"57","author":[{"family":"Bertness","given":"Mark D."},{"family":"Ellison","given":"Aaron M."}],"issued":{"date-parts":[["1987"]]}}}],"schema":"https://github.com/citation-style-language/schema/raw/master/csl-citation.json"} </w:instrText>
      </w:r>
      <w:r w:rsidR="00B032A6">
        <w:rPr>
          <w:sz w:val="22"/>
          <w:szCs w:val="22"/>
        </w:rPr>
        <w:fldChar w:fldCharType="separate"/>
      </w:r>
      <w:r w:rsidR="00D37EA2" w:rsidRPr="00D37EA2">
        <w:rPr>
          <w:rFonts w:ascii="Calibri" w:hAnsi="Calibri" w:cs="Calibri"/>
          <w:sz w:val="22"/>
        </w:rPr>
        <w:t>(Bertness &amp; Ellison, 1987)</w:t>
      </w:r>
      <w:r w:rsidR="00B032A6">
        <w:rPr>
          <w:sz w:val="22"/>
          <w:szCs w:val="22"/>
        </w:rPr>
        <w:fldChar w:fldCharType="end"/>
      </w:r>
      <w:r w:rsidR="004346A4">
        <w:rPr>
          <w:sz w:val="22"/>
          <w:szCs w:val="22"/>
        </w:rPr>
        <w:t>.</w:t>
      </w:r>
    </w:p>
    <w:p w14:paraId="7B5DAB5E" w14:textId="732CCC77" w:rsidR="00B951B6" w:rsidRDefault="00996C34" w:rsidP="00B951B6">
      <w:pPr>
        <w:pStyle w:val="CommentText"/>
        <w:numPr>
          <w:ilvl w:val="1"/>
          <w:numId w:val="4"/>
        </w:numPr>
        <w:rPr>
          <w:sz w:val="22"/>
          <w:szCs w:val="22"/>
        </w:rPr>
      </w:pPr>
      <w:r>
        <w:rPr>
          <w:sz w:val="22"/>
          <w:szCs w:val="22"/>
        </w:rPr>
        <w:t>Plant</w:t>
      </w:r>
      <w:r w:rsidR="00D10B78">
        <w:rPr>
          <w:sz w:val="22"/>
          <w:szCs w:val="22"/>
        </w:rPr>
        <w:t xml:space="preserve">s </w:t>
      </w:r>
      <w:r w:rsidR="00F82A3C">
        <w:rPr>
          <w:sz w:val="22"/>
          <w:szCs w:val="22"/>
        </w:rPr>
        <w:t>may</w:t>
      </w:r>
      <w:r w:rsidR="000D3131">
        <w:rPr>
          <w:sz w:val="22"/>
          <w:szCs w:val="22"/>
        </w:rPr>
        <w:t xml:space="preserve"> exhibit different competitive advantages through</w:t>
      </w:r>
      <w:r w:rsidR="00AD62C0">
        <w:rPr>
          <w:sz w:val="22"/>
          <w:szCs w:val="22"/>
        </w:rPr>
        <w:t xml:space="preserve"> </w:t>
      </w:r>
      <w:r w:rsidR="00D10B78">
        <w:rPr>
          <w:sz w:val="22"/>
          <w:szCs w:val="22"/>
        </w:rPr>
        <w:t>alternative</w:t>
      </w:r>
      <w:r w:rsidR="00F82A3C">
        <w:rPr>
          <w:sz w:val="22"/>
          <w:szCs w:val="22"/>
        </w:rPr>
        <w:t xml:space="preserve"> reproductive </w:t>
      </w:r>
      <w:r w:rsidR="000D3131">
        <w:rPr>
          <w:sz w:val="22"/>
          <w:szCs w:val="22"/>
        </w:rPr>
        <w:t>strategies</w:t>
      </w:r>
      <w:r w:rsidR="00F82A3C">
        <w:rPr>
          <w:sz w:val="22"/>
          <w:szCs w:val="22"/>
        </w:rPr>
        <w:t xml:space="preserve">, such as clonal reproduction or heavy seed production. </w:t>
      </w:r>
      <w:r w:rsidR="00AE70C1">
        <w:rPr>
          <w:sz w:val="22"/>
          <w:szCs w:val="22"/>
        </w:rPr>
        <w:t>Tradeoffs exist:</w:t>
      </w:r>
    </w:p>
    <w:p w14:paraId="44F89534" w14:textId="526C6A27" w:rsidR="00DD5F57" w:rsidRPr="00DD5F57" w:rsidRDefault="00DF7FEE" w:rsidP="00DD5F57">
      <w:pPr>
        <w:pStyle w:val="CommentText"/>
        <w:numPr>
          <w:ilvl w:val="2"/>
          <w:numId w:val="4"/>
        </w:numPr>
        <w:rPr>
          <w:sz w:val="22"/>
          <w:szCs w:val="22"/>
        </w:rPr>
      </w:pPr>
      <w:r>
        <w:rPr>
          <w:sz w:val="22"/>
          <w:szCs w:val="22"/>
        </w:rPr>
        <w:t>C</w:t>
      </w:r>
      <w:r w:rsidR="00F82A3C">
        <w:rPr>
          <w:sz w:val="22"/>
          <w:szCs w:val="22"/>
        </w:rPr>
        <w:t xml:space="preserve">ompetitive advantage </w:t>
      </w:r>
      <w:r>
        <w:rPr>
          <w:sz w:val="22"/>
          <w:szCs w:val="22"/>
        </w:rPr>
        <w:t xml:space="preserve">in a given environment </w:t>
      </w:r>
      <w:r w:rsidR="00F82A3C">
        <w:rPr>
          <w:sz w:val="22"/>
          <w:szCs w:val="22"/>
        </w:rPr>
        <w:t>may be at the expense of another</w:t>
      </w:r>
      <w:r w:rsidR="00D10B78">
        <w:rPr>
          <w:sz w:val="22"/>
          <w:szCs w:val="22"/>
        </w:rPr>
        <w:t>, such as</w:t>
      </w:r>
      <w:r w:rsidR="00167A5E">
        <w:rPr>
          <w:sz w:val="22"/>
          <w:szCs w:val="22"/>
        </w:rPr>
        <w:t xml:space="preserve"> strong clonal expansion at expense of seed </w:t>
      </w:r>
      <w:r w:rsidR="00142CA8">
        <w:rPr>
          <w:sz w:val="22"/>
          <w:szCs w:val="22"/>
        </w:rPr>
        <w:t>limitation</w:t>
      </w:r>
      <w:r w:rsidR="00D10B78">
        <w:rPr>
          <w:sz w:val="22"/>
          <w:szCs w:val="22"/>
        </w:rPr>
        <w:t xml:space="preserve"> (</w:t>
      </w:r>
      <w:r w:rsidR="00E677F3">
        <w:rPr>
          <w:sz w:val="22"/>
          <w:szCs w:val="22"/>
        </w:rPr>
        <w:t xml:space="preserve">e.g., </w:t>
      </w:r>
      <w:r w:rsidR="00B473B6">
        <w:rPr>
          <w:i/>
          <w:sz w:val="22"/>
          <w:szCs w:val="22"/>
        </w:rPr>
        <w:t>Carex lyngbyei</w:t>
      </w:r>
      <w:r w:rsidR="00E677F3">
        <w:rPr>
          <w:sz w:val="22"/>
          <w:szCs w:val="22"/>
        </w:rPr>
        <w:t xml:space="preserve">; </w:t>
      </w:r>
      <w:r w:rsidR="00D10B78" w:rsidRPr="00D10B78">
        <w:rPr>
          <w:sz w:val="22"/>
          <w:szCs w:val="22"/>
          <w:highlight w:val="lightGray"/>
        </w:rPr>
        <w:t>CITE</w:t>
      </w:r>
      <w:r w:rsidR="00167A5E">
        <w:rPr>
          <w:sz w:val="22"/>
          <w:szCs w:val="22"/>
        </w:rPr>
        <w:t>)</w:t>
      </w:r>
      <w:r w:rsidR="00DD5F57">
        <w:rPr>
          <w:sz w:val="22"/>
          <w:szCs w:val="22"/>
        </w:rPr>
        <w:t xml:space="preserve">. Or, plants may have </w:t>
      </w:r>
      <w:r w:rsidR="00E677F3">
        <w:rPr>
          <w:sz w:val="22"/>
          <w:szCs w:val="22"/>
        </w:rPr>
        <w:t>equally strong clonal and seed reproductive capability, enabling community dominance (e.g., exotic sp.</w:t>
      </w:r>
      <w:r w:rsidR="003F47E7">
        <w:rPr>
          <w:sz w:val="22"/>
          <w:szCs w:val="22"/>
        </w:rPr>
        <w:t>;</w:t>
      </w:r>
      <w:r w:rsidR="00E677F3">
        <w:rPr>
          <w:sz w:val="22"/>
          <w:szCs w:val="22"/>
        </w:rPr>
        <w:t xml:space="preserve"> </w:t>
      </w:r>
      <w:r w:rsidR="00E677F3" w:rsidRPr="00E677F3">
        <w:rPr>
          <w:sz w:val="22"/>
          <w:szCs w:val="22"/>
          <w:highlight w:val="lightGray"/>
        </w:rPr>
        <w:t>CITE</w:t>
      </w:r>
      <w:r w:rsidR="00E677F3">
        <w:rPr>
          <w:sz w:val="22"/>
          <w:szCs w:val="22"/>
        </w:rPr>
        <w:t xml:space="preserve">). </w:t>
      </w:r>
    </w:p>
    <w:p w14:paraId="48D04C87" w14:textId="6AF2D297" w:rsidR="00BD3D92" w:rsidRDefault="004B3D89" w:rsidP="00F82A3C">
      <w:pPr>
        <w:pStyle w:val="CommentText"/>
        <w:numPr>
          <w:ilvl w:val="2"/>
          <w:numId w:val="4"/>
        </w:numPr>
        <w:rPr>
          <w:sz w:val="22"/>
          <w:szCs w:val="22"/>
        </w:rPr>
      </w:pPr>
      <w:r>
        <w:rPr>
          <w:sz w:val="22"/>
          <w:szCs w:val="22"/>
        </w:rPr>
        <w:t>Recruitment of a species (native or exotic)</w:t>
      </w:r>
      <w:r w:rsidR="003F47E7">
        <w:rPr>
          <w:sz w:val="22"/>
          <w:szCs w:val="22"/>
        </w:rPr>
        <w:t xml:space="preserve"> may be enhanced or negatively affected by </w:t>
      </w:r>
      <w:r w:rsidR="008D2F77">
        <w:rPr>
          <w:sz w:val="22"/>
          <w:szCs w:val="22"/>
        </w:rPr>
        <w:t>parent plant</w:t>
      </w:r>
      <w:r w:rsidR="00A737AE">
        <w:rPr>
          <w:sz w:val="22"/>
          <w:szCs w:val="22"/>
        </w:rPr>
        <w:t>/</w:t>
      </w:r>
      <w:r w:rsidR="008D2F77">
        <w:rPr>
          <w:sz w:val="22"/>
          <w:szCs w:val="22"/>
        </w:rPr>
        <w:t>seed bank linkages and feedbacks (</w:t>
      </w:r>
      <w:r w:rsidR="008D2F77" w:rsidRPr="008D2F77">
        <w:rPr>
          <w:sz w:val="22"/>
          <w:szCs w:val="22"/>
          <w:highlight w:val="lightGray"/>
        </w:rPr>
        <w:t>CITE</w:t>
      </w:r>
      <w:r w:rsidR="008D2F77">
        <w:rPr>
          <w:sz w:val="22"/>
          <w:szCs w:val="22"/>
        </w:rPr>
        <w:t xml:space="preserve">). </w:t>
      </w:r>
    </w:p>
    <w:p w14:paraId="482F0076" w14:textId="3CECBFC8" w:rsidR="007D1234" w:rsidRDefault="007D1234" w:rsidP="004D2C27">
      <w:pPr>
        <w:pStyle w:val="CommentText"/>
        <w:numPr>
          <w:ilvl w:val="3"/>
          <w:numId w:val="4"/>
        </w:numPr>
        <w:rPr>
          <w:sz w:val="22"/>
          <w:szCs w:val="22"/>
        </w:rPr>
      </w:pPr>
      <w:commentRangeStart w:id="1"/>
      <w:r>
        <w:rPr>
          <w:sz w:val="22"/>
          <w:szCs w:val="22"/>
        </w:rPr>
        <w:t xml:space="preserve">Dissimilarity </w:t>
      </w:r>
      <w:r w:rsidR="004B3D89">
        <w:rPr>
          <w:sz w:val="22"/>
          <w:szCs w:val="22"/>
        </w:rPr>
        <w:t xml:space="preserve">of seed banks and </w:t>
      </w:r>
      <w:r w:rsidR="004D2C27">
        <w:rPr>
          <w:sz w:val="22"/>
          <w:szCs w:val="22"/>
        </w:rPr>
        <w:t xml:space="preserve">parent vegetation </w:t>
      </w:r>
      <w:r>
        <w:rPr>
          <w:sz w:val="22"/>
          <w:szCs w:val="22"/>
        </w:rPr>
        <w:t xml:space="preserve">increases </w:t>
      </w:r>
      <w:commentRangeEnd w:id="1"/>
      <w:r w:rsidR="00F44073">
        <w:rPr>
          <w:rStyle w:val="CommentReference"/>
        </w:rPr>
        <w:commentReference w:id="1"/>
      </w:r>
      <w:r>
        <w:rPr>
          <w:sz w:val="22"/>
          <w:szCs w:val="22"/>
        </w:rPr>
        <w:t xml:space="preserve">with </w:t>
      </w:r>
      <w:r w:rsidR="0083125B">
        <w:rPr>
          <w:sz w:val="22"/>
          <w:szCs w:val="22"/>
        </w:rPr>
        <w:t xml:space="preserve">greater time since disturbance in wetlands </w:t>
      </w:r>
      <w:r w:rsidR="0083125B">
        <w:rPr>
          <w:sz w:val="22"/>
          <w:szCs w:val="22"/>
        </w:rPr>
        <w:fldChar w:fldCharType="begin"/>
      </w:r>
      <w:r w:rsidR="0083125B">
        <w:rPr>
          <w:sz w:val="22"/>
          <w:szCs w:val="22"/>
        </w:rPr>
        <w:instrText xml:space="preserve"> ADDIN ZOTERO_ITEM CSL_CITATION {"citationID":"ZwastQaq","properties":{"formattedCitation":"(Hopfensperger, 2007)","plainCitation":"(Hopfensperger, 2007)","noteIndex":0},"citationItems":[{"id":219,"uris":["http://zotero.org/users/6092945/items/XV2369RC"],"itemData":{"id":219,"type":"article-journal","abstract":"The relationship between above and belowground species composition has been researched in forests, grasslands, and wetlands to understand what mechanisms control community composition. I thoroughly reviewed 108 articles published between 1945 and 2006 that summarized and provided specific values on similarities between above and belowground communities to identify common trends among ecosystems. Using Sørenson's index of similarity, I found that standing vegetation and its associated seed bank was the least similar in forest ecosystems, most similar in grasslands, and of intermediate similarity in wetlands. I also discovered that species richness was not related to seed bank – vegetation similarity in any of the three ecosystems. Disturbances were a common mechanism driving community composition in all ecosystems, where similarity decreased with time since disturbance in forest and wetland ecosystems and increased with time since disturbance in grasslands. Knowing the relationships between seed bank and standing vegetation may help conservationists to manage against exotic species, plan for community responses to disturbances, restore diversity, and better understand the resilience of an ecosystem.","container-title":"Oikos","DOI":"10.1111/j.0030-1299.2007.15818.x","ISSN":"1600-0706","issue":"9","language":"en","page":"1438-1448","source":"Wiley Online Library","title":"A review of similarity between seed bank and standing vegetation across ecosystems","volume":"116","author":[{"family":"Hopfensperger","given":"Kristine N."}],"issued":{"date-parts":[["2007"]]}}}],"schema":"https://github.com/citation-style-language/schema/raw/master/csl-citation.json"} </w:instrText>
      </w:r>
      <w:r w:rsidR="0083125B">
        <w:rPr>
          <w:sz w:val="22"/>
          <w:szCs w:val="22"/>
        </w:rPr>
        <w:fldChar w:fldCharType="separate"/>
      </w:r>
      <w:r w:rsidR="0083125B" w:rsidRPr="0083125B">
        <w:rPr>
          <w:rFonts w:ascii="Calibri" w:hAnsi="Calibri" w:cs="Calibri"/>
          <w:sz w:val="22"/>
        </w:rPr>
        <w:t>(Hopfensperger, 2007)</w:t>
      </w:r>
      <w:r w:rsidR="0083125B">
        <w:rPr>
          <w:sz w:val="22"/>
          <w:szCs w:val="22"/>
        </w:rPr>
        <w:fldChar w:fldCharType="end"/>
      </w:r>
    </w:p>
    <w:p w14:paraId="6462AA95" w14:textId="2DC215A8" w:rsidR="00BD3D92" w:rsidRPr="008B2FE7" w:rsidRDefault="008B2FE7" w:rsidP="004D2C27">
      <w:pPr>
        <w:pStyle w:val="CommentText"/>
        <w:numPr>
          <w:ilvl w:val="3"/>
          <w:numId w:val="4"/>
        </w:numPr>
        <w:rPr>
          <w:sz w:val="22"/>
          <w:szCs w:val="22"/>
        </w:rPr>
      </w:pPr>
      <w:r>
        <w:rPr>
          <w:sz w:val="22"/>
          <w:szCs w:val="22"/>
        </w:rPr>
        <w:t>L</w:t>
      </w:r>
      <w:r w:rsidR="00506586">
        <w:rPr>
          <w:sz w:val="22"/>
          <w:szCs w:val="22"/>
        </w:rPr>
        <w:t xml:space="preserve">ocal </w:t>
      </w:r>
      <w:r>
        <w:rPr>
          <w:sz w:val="22"/>
          <w:szCs w:val="22"/>
        </w:rPr>
        <w:t xml:space="preserve">seed </w:t>
      </w:r>
      <w:r w:rsidR="00506586">
        <w:rPr>
          <w:sz w:val="22"/>
          <w:szCs w:val="22"/>
        </w:rPr>
        <w:t xml:space="preserve">dispersal </w:t>
      </w:r>
      <w:r w:rsidR="004D2C27">
        <w:rPr>
          <w:sz w:val="22"/>
          <w:szCs w:val="22"/>
        </w:rPr>
        <w:t xml:space="preserve">is </w:t>
      </w:r>
      <w:r w:rsidR="00506586">
        <w:rPr>
          <w:sz w:val="22"/>
          <w:szCs w:val="22"/>
        </w:rPr>
        <w:t>more likely</w:t>
      </w:r>
      <w:r w:rsidR="004D2C27">
        <w:rPr>
          <w:sz w:val="22"/>
          <w:szCs w:val="22"/>
        </w:rPr>
        <w:t xml:space="preserve"> in estuarine wetlands</w:t>
      </w:r>
      <w:r w:rsidR="00506586">
        <w:rPr>
          <w:sz w:val="22"/>
          <w:szCs w:val="22"/>
        </w:rPr>
        <w:t>, although vectors such as wind &amp; water dispersal can carry seeds</w:t>
      </w:r>
      <w:r w:rsidR="00400132">
        <w:rPr>
          <w:sz w:val="22"/>
          <w:szCs w:val="22"/>
        </w:rPr>
        <w:t xml:space="preserve"> to colonize new sites</w:t>
      </w:r>
      <w:r w:rsidR="004D2C27">
        <w:rPr>
          <w:sz w:val="22"/>
          <w:szCs w:val="22"/>
        </w:rPr>
        <w:t xml:space="preserve"> (</w:t>
      </w:r>
      <w:r w:rsidR="004D2C27" w:rsidRPr="004D2C27">
        <w:rPr>
          <w:sz w:val="22"/>
          <w:szCs w:val="22"/>
          <w:highlight w:val="lightGray"/>
        </w:rPr>
        <w:t>CITE</w:t>
      </w:r>
      <w:r w:rsidR="004D2C27">
        <w:rPr>
          <w:sz w:val="22"/>
          <w:szCs w:val="22"/>
        </w:rPr>
        <w:t>)</w:t>
      </w:r>
      <w:r w:rsidR="00400132">
        <w:rPr>
          <w:sz w:val="22"/>
          <w:szCs w:val="22"/>
        </w:rPr>
        <w:t xml:space="preserve">. </w:t>
      </w:r>
    </w:p>
    <w:p w14:paraId="68A9B08B" w14:textId="4026B317" w:rsidR="004A191E" w:rsidRDefault="0004138A" w:rsidP="00167A5E">
      <w:pPr>
        <w:pStyle w:val="CommentText"/>
        <w:numPr>
          <w:ilvl w:val="1"/>
          <w:numId w:val="4"/>
        </w:numPr>
        <w:rPr>
          <w:sz w:val="22"/>
          <w:szCs w:val="22"/>
        </w:rPr>
      </w:pPr>
      <w:r>
        <w:rPr>
          <w:sz w:val="22"/>
          <w:szCs w:val="22"/>
        </w:rPr>
        <w:t>Should one competitive strategy (seed or clonal) be removed from the population during disturbance</w:t>
      </w:r>
      <w:r w:rsidR="004A191E">
        <w:rPr>
          <w:sz w:val="22"/>
          <w:szCs w:val="22"/>
        </w:rPr>
        <w:t xml:space="preserve">, then recovery </w:t>
      </w:r>
      <w:r w:rsidR="00820EAF">
        <w:rPr>
          <w:sz w:val="22"/>
          <w:szCs w:val="22"/>
        </w:rPr>
        <w:t xml:space="preserve">via </w:t>
      </w:r>
      <w:r w:rsidR="004A191E">
        <w:rPr>
          <w:sz w:val="22"/>
          <w:szCs w:val="22"/>
        </w:rPr>
        <w:t>succession would be</w:t>
      </w:r>
      <w:r w:rsidR="002028D5">
        <w:rPr>
          <w:sz w:val="22"/>
          <w:szCs w:val="22"/>
        </w:rPr>
        <w:t xml:space="preserve"> influenced by the relative competitive strength of remaining propagative material</w:t>
      </w:r>
      <w:r w:rsidR="001547DD">
        <w:rPr>
          <w:sz w:val="22"/>
          <w:szCs w:val="22"/>
        </w:rPr>
        <w:t xml:space="preserve"> in the disturbed area</w:t>
      </w:r>
      <w:r w:rsidR="002028D5">
        <w:rPr>
          <w:sz w:val="22"/>
          <w:szCs w:val="22"/>
        </w:rPr>
        <w:t xml:space="preserve">. </w:t>
      </w:r>
      <w:r w:rsidR="004A191E">
        <w:rPr>
          <w:sz w:val="22"/>
          <w:szCs w:val="22"/>
        </w:rPr>
        <w:t xml:space="preserve"> </w:t>
      </w:r>
      <w:r w:rsidR="002028D5">
        <w:rPr>
          <w:sz w:val="22"/>
          <w:szCs w:val="22"/>
        </w:rPr>
        <w:t xml:space="preserve">Successional outcomes may vary depending on the </w:t>
      </w:r>
      <w:r w:rsidR="00485348">
        <w:rPr>
          <w:sz w:val="22"/>
          <w:szCs w:val="22"/>
        </w:rPr>
        <w:t xml:space="preserve">composition of the available propagative sources. </w:t>
      </w:r>
    </w:p>
    <w:p w14:paraId="327B2AD9" w14:textId="3EE0F775" w:rsidR="009B3EFB" w:rsidRDefault="004A191E" w:rsidP="009B3EFB">
      <w:pPr>
        <w:pStyle w:val="CommentText"/>
        <w:numPr>
          <w:ilvl w:val="2"/>
          <w:numId w:val="4"/>
        </w:numPr>
        <w:rPr>
          <w:sz w:val="22"/>
          <w:szCs w:val="22"/>
        </w:rPr>
      </w:pPr>
      <w:r w:rsidRPr="004A191E">
        <w:rPr>
          <w:sz w:val="22"/>
          <w:szCs w:val="22"/>
        </w:rPr>
        <w:t xml:space="preserve">For example, if clonally propagative parts were removed form habitat, recovery would be obligated to reproduce by seed (or other dispersed </w:t>
      </w:r>
      <w:r w:rsidR="004D6D05">
        <w:rPr>
          <w:sz w:val="22"/>
          <w:szCs w:val="22"/>
        </w:rPr>
        <w:t xml:space="preserve">clonal </w:t>
      </w:r>
      <w:r w:rsidRPr="004A191E">
        <w:rPr>
          <w:sz w:val="22"/>
          <w:szCs w:val="22"/>
        </w:rPr>
        <w:t>propagules)</w:t>
      </w:r>
      <w:r w:rsidR="00A842C0">
        <w:rPr>
          <w:sz w:val="22"/>
          <w:szCs w:val="22"/>
        </w:rPr>
        <w:t xml:space="preserve">; OR, successional </w:t>
      </w:r>
      <w:r w:rsidR="009B3EFB">
        <w:rPr>
          <w:sz w:val="22"/>
          <w:szCs w:val="22"/>
        </w:rPr>
        <w:t>outcomes may be affected by the relative rate of recovery by alternative reproductive strategies. E.g., competitive seeds could take over faster than clonal regrowth from adjacent patches</w:t>
      </w:r>
      <w:r w:rsidRPr="004A191E">
        <w:rPr>
          <w:sz w:val="22"/>
          <w:szCs w:val="22"/>
        </w:rPr>
        <w:t>.</w:t>
      </w:r>
    </w:p>
    <w:p w14:paraId="277A3902" w14:textId="2AEEB98C" w:rsidR="00AE70C1" w:rsidRPr="009B3EFB" w:rsidRDefault="009B3EFB" w:rsidP="009B3EFB">
      <w:pPr>
        <w:pStyle w:val="CommentText"/>
        <w:numPr>
          <w:ilvl w:val="2"/>
          <w:numId w:val="4"/>
        </w:numPr>
        <w:rPr>
          <w:sz w:val="22"/>
          <w:szCs w:val="22"/>
        </w:rPr>
      </w:pPr>
      <w:r w:rsidRPr="009B3EFB">
        <w:rPr>
          <w:sz w:val="22"/>
          <w:szCs w:val="22"/>
        </w:rPr>
        <w:t>Recovery from seed</w:t>
      </w:r>
      <w:r w:rsidR="004A191E" w:rsidRPr="009B3EFB">
        <w:rPr>
          <w:sz w:val="22"/>
          <w:szCs w:val="22"/>
        </w:rPr>
        <w:t xml:space="preserve"> r</w:t>
      </w:r>
      <w:r w:rsidR="00AE70C1" w:rsidRPr="009B3EFB">
        <w:rPr>
          <w:sz w:val="22"/>
          <w:szCs w:val="22"/>
        </w:rPr>
        <w:t xml:space="preserve">equires </w:t>
      </w:r>
      <w:r w:rsidR="004D6D05">
        <w:rPr>
          <w:sz w:val="22"/>
          <w:szCs w:val="22"/>
        </w:rPr>
        <w:t xml:space="preserve">that seed is dispersed and </w:t>
      </w:r>
      <w:r w:rsidR="00167A5E" w:rsidRPr="009B3EFB">
        <w:rPr>
          <w:sz w:val="22"/>
          <w:szCs w:val="22"/>
        </w:rPr>
        <w:t xml:space="preserve">retained </w:t>
      </w:r>
      <w:r w:rsidR="00AE70C1" w:rsidRPr="009B3EFB">
        <w:rPr>
          <w:sz w:val="22"/>
          <w:szCs w:val="22"/>
        </w:rPr>
        <w:t>in</w:t>
      </w:r>
      <w:r w:rsidR="006D09AE" w:rsidRPr="009B3EFB">
        <w:rPr>
          <w:sz w:val="22"/>
          <w:szCs w:val="22"/>
        </w:rPr>
        <w:t xml:space="preserve"> the</w:t>
      </w:r>
      <w:r w:rsidR="00AE70C1" w:rsidRPr="009B3EFB">
        <w:rPr>
          <w:sz w:val="22"/>
          <w:szCs w:val="22"/>
        </w:rPr>
        <w:t xml:space="preserve"> site to be available during succession. </w:t>
      </w:r>
    </w:p>
    <w:p w14:paraId="36E5C62D" w14:textId="42AC15A8" w:rsidR="00071711" w:rsidRPr="001B15C3" w:rsidRDefault="001F54B5" w:rsidP="00A563CE">
      <w:pPr>
        <w:pStyle w:val="CommentText"/>
        <w:numPr>
          <w:ilvl w:val="0"/>
          <w:numId w:val="4"/>
        </w:numPr>
        <w:rPr>
          <w:sz w:val="22"/>
          <w:szCs w:val="22"/>
        </w:rPr>
      </w:pPr>
      <w:r>
        <w:rPr>
          <w:sz w:val="22"/>
          <w:szCs w:val="22"/>
        </w:rPr>
        <w:lastRenderedPageBreak/>
        <w:t>Ecosystem capacity for recovery via succession following disturbance, and g</w:t>
      </w:r>
      <w:r w:rsidR="00A563CE" w:rsidRPr="001B15C3">
        <w:rPr>
          <w:sz w:val="22"/>
          <w:szCs w:val="22"/>
        </w:rPr>
        <w:t xml:space="preserve">razing </w:t>
      </w:r>
      <w:r w:rsidR="00071711" w:rsidRPr="001B15C3">
        <w:rPr>
          <w:sz w:val="22"/>
          <w:szCs w:val="22"/>
        </w:rPr>
        <w:t xml:space="preserve">as a form of natural </w:t>
      </w:r>
      <w:r w:rsidR="00A563CE" w:rsidRPr="001B15C3">
        <w:rPr>
          <w:sz w:val="22"/>
          <w:szCs w:val="22"/>
        </w:rPr>
        <w:t>disturbanc</w:t>
      </w:r>
      <w:r>
        <w:rPr>
          <w:sz w:val="22"/>
          <w:szCs w:val="22"/>
        </w:rPr>
        <w:t>e</w:t>
      </w:r>
    </w:p>
    <w:p w14:paraId="3697E724" w14:textId="771F3316" w:rsidR="008465BB" w:rsidRDefault="00BC52D5" w:rsidP="001B15C3">
      <w:pPr>
        <w:pStyle w:val="CommentText"/>
        <w:numPr>
          <w:ilvl w:val="1"/>
          <w:numId w:val="4"/>
        </w:numPr>
        <w:rPr>
          <w:sz w:val="22"/>
          <w:szCs w:val="22"/>
        </w:rPr>
      </w:pPr>
      <w:r>
        <w:rPr>
          <w:sz w:val="22"/>
          <w:szCs w:val="22"/>
        </w:rPr>
        <w:t xml:space="preserve">Define </w:t>
      </w:r>
      <w:r w:rsidR="005A23C1">
        <w:rPr>
          <w:sz w:val="22"/>
          <w:szCs w:val="22"/>
        </w:rPr>
        <w:t xml:space="preserve">resilience </w:t>
      </w:r>
      <w:r>
        <w:rPr>
          <w:sz w:val="22"/>
          <w:szCs w:val="22"/>
        </w:rPr>
        <w:t>broadly as</w:t>
      </w:r>
      <w:r w:rsidR="005A23C1">
        <w:rPr>
          <w:sz w:val="22"/>
          <w:szCs w:val="22"/>
        </w:rPr>
        <w:t xml:space="preserve"> communities</w:t>
      </w:r>
      <w:r>
        <w:rPr>
          <w:sz w:val="22"/>
          <w:szCs w:val="22"/>
        </w:rPr>
        <w:t xml:space="preserve">’ </w:t>
      </w:r>
      <w:r w:rsidR="005A23C1">
        <w:rPr>
          <w:sz w:val="22"/>
          <w:szCs w:val="22"/>
        </w:rPr>
        <w:t xml:space="preserve">ability to recover following disturbance. In </w:t>
      </w:r>
      <w:r w:rsidR="001547DD">
        <w:rPr>
          <w:sz w:val="22"/>
          <w:szCs w:val="22"/>
        </w:rPr>
        <w:t>estuarine plant</w:t>
      </w:r>
      <w:r w:rsidR="005A23C1">
        <w:rPr>
          <w:sz w:val="22"/>
          <w:szCs w:val="22"/>
        </w:rPr>
        <w:t xml:space="preserve"> communities, seed/clonal strategies help post-disturbance recovery</w:t>
      </w:r>
      <w:r w:rsidR="004166A3">
        <w:rPr>
          <w:sz w:val="22"/>
          <w:szCs w:val="22"/>
        </w:rPr>
        <w:t>.</w:t>
      </w:r>
    </w:p>
    <w:p w14:paraId="68A6D6BB" w14:textId="77777777" w:rsidR="00852E1A" w:rsidRDefault="000026FC" w:rsidP="004D6D05">
      <w:pPr>
        <w:ind w:left="1440"/>
      </w:pPr>
      <w:r w:rsidRPr="002843EA">
        <w:t>Disturbance intensity and duration can push a habitat beyond its ca</w:t>
      </w:r>
      <w:r>
        <w:t xml:space="preserve">pacity for recovery. One measure of resilience may be to assess whether the habitat returns to a pre-disturbance state following the removal of the disturbance agent. </w:t>
      </w:r>
      <w:r>
        <w:fldChar w:fldCharType="begin"/>
      </w:r>
      <w:r>
        <w: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instrText>
      </w:r>
      <w:r>
        <w:fldChar w:fldCharType="separate"/>
      </w:r>
      <w:r w:rsidRPr="000026FC">
        <w:rPr>
          <w:rFonts w:ascii="Calibri" w:hAnsi="Calibri" w:cs="Calibri"/>
        </w:rPr>
        <w:t>(Standish et al., 2014)</w:t>
      </w:r>
      <w:r>
        <w:fldChar w:fldCharType="end"/>
      </w:r>
      <w:r w:rsidR="004C6B4E">
        <w:t xml:space="preserve"> </w:t>
      </w:r>
    </w:p>
    <w:p w14:paraId="376E6589" w14:textId="65C29328" w:rsidR="000026FC" w:rsidRDefault="006D3418" w:rsidP="006F424F">
      <w:pPr>
        <w:pStyle w:val="ListParagraph"/>
        <w:numPr>
          <w:ilvl w:val="1"/>
          <w:numId w:val="4"/>
        </w:numPr>
      </w:pPr>
      <w:r w:rsidRPr="006F424F">
        <w:t>Some ecosystems experience regular disturbance, which may be environmental (</w:t>
      </w:r>
      <w:r w:rsidR="006F424F" w:rsidRPr="006F424F">
        <w:t xml:space="preserve">estuaries), or from biotic interactions (grazing). </w:t>
      </w:r>
      <w:r w:rsidR="006F424F">
        <w:t xml:space="preserve">Either of these can </w:t>
      </w:r>
      <w:r w:rsidR="00617608" w:rsidRPr="00617608">
        <w:t>under some conditions promotes diversity/resilience/productivity (</w:t>
      </w:r>
      <w:r w:rsidR="00617608" w:rsidRPr="009035DA">
        <w:rPr>
          <w:highlight w:val="lightGray"/>
        </w:rPr>
        <w:t>CITE</w:t>
      </w:r>
      <w:r w:rsidR="00617608" w:rsidRPr="00617608">
        <w:t xml:space="preserve">).  </w:t>
      </w:r>
      <w:r w:rsidRPr="006F424F">
        <w:t>H</w:t>
      </w:r>
      <w:r w:rsidR="00E80B73" w:rsidRPr="006F424F">
        <w:t>owever</w:t>
      </w:r>
      <w:r w:rsidRPr="006F424F">
        <w:t>,</w:t>
      </w:r>
      <w:r w:rsidR="00E80B73" w:rsidRPr="006F424F">
        <w:t xml:space="preserve"> if disturbance is persistent or return intervals exceed </w:t>
      </w:r>
      <w:r w:rsidR="00E87F5C" w:rsidRPr="006F424F">
        <w:t>recovery time</w:t>
      </w:r>
      <w:r w:rsidR="00967EC8">
        <w:t>, ecosystem shifts to alternate compositional or functional states</w:t>
      </w:r>
      <w:r w:rsidR="009035DA">
        <w:t xml:space="preserve"> (</w:t>
      </w:r>
      <w:r w:rsidR="009035DA" w:rsidRPr="009035DA">
        <w:rPr>
          <w:highlight w:val="lightGray"/>
        </w:rPr>
        <w:t>CITE</w:t>
      </w:r>
      <w:r w:rsidR="009035DA">
        <w:t>)</w:t>
      </w:r>
      <w:r w:rsidR="00967EC8">
        <w:t xml:space="preserve">. </w:t>
      </w:r>
      <w:r w:rsidR="00E87F5C" w:rsidRPr="006F424F">
        <w:t xml:space="preserve"> </w:t>
      </w:r>
    </w:p>
    <w:p w14:paraId="78EB69B8" w14:textId="77777777" w:rsidR="00F30B36" w:rsidRDefault="00F620DD" w:rsidP="004F5415">
      <w:pPr>
        <w:pStyle w:val="CommentText"/>
        <w:numPr>
          <w:ilvl w:val="1"/>
          <w:numId w:val="4"/>
        </w:numPr>
        <w:rPr>
          <w:sz w:val="22"/>
          <w:szCs w:val="22"/>
        </w:rPr>
      </w:pPr>
      <w:r>
        <w:rPr>
          <w:sz w:val="22"/>
          <w:szCs w:val="22"/>
        </w:rPr>
        <w:t>Overstress, such as through overgrazing,</w:t>
      </w:r>
      <w:r w:rsidR="004F5415">
        <w:rPr>
          <w:sz w:val="22"/>
          <w:szCs w:val="22"/>
        </w:rPr>
        <w:t xml:space="preserve"> would lead to reduced capacity for </w:t>
      </w:r>
      <w:r w:rsidR="004359F7">
        <w:rPr>
          <w:sz w:val="22"/>
          <w:szCs w:val="22"/>
        </w:rPr>
        <w:t xml:space="preserve">the community to recover through loss of reproductive </w:t>
      </w:r>
      <w:r w:rsidR="00D07309">
        <w:rPr>
          <w:sz w:val="22"/>
          <w:szCs w:val="22"/>
        </w:rPr>
        <w:t>members</w:t>
      </w:r>
      <w:r w:rsidR="00156FAE">
        <w:rPr>
          <w:sz w:val="22"/>
          <w:szCs w:val="22"/>
        </w:rPr>
        <w:t xml:space="preserve"> (especially clonally reproductive parent vegetation)</w:t>
      </w:r>
      <w:r w:rsidR="00D07309">
        <w:rPr>
          <w:sz w:val="22"/>
          <w:szCs w:val="22"/>
        </w:rPr>
        <w:t xml:space="preserve"> within plant populations</w:t>
      </w:r>
      <w:r w:rsidR="000026FC">
        <w:rPr>
          <w:sz w:val="22"/>
          <w:szCs w:val="22"/>
        </w:rPr>
        <w:t xml:space="preserve">. </w:t>
      </w:r>
    </w:p>
    <w:p w14:paraId="615D11C4" w14:textId="5405ADDA" w:rsidR="004F5415" w:rsidRPr="001B15C3" w:rsidRDefault="000026FC" w:rsidP="004F5415">
      <w:pPr>
        <w:pStyle w:val="CommentText"/>
        <w:numPr>
          <w:ilvl w:val="1"/>
          <w:numId w:val="4"/>
        </w:numPr>
        <w:rPr>
          <w:sz w:val="22"/>
          <w:szCs w:val="22"/>
        </w:rPr>
      </w:pPr>
      <w:r>
        <w:rPr>
          <w:sz w:val="22"/>
          <w:szCs w:val="22"/>
        </w:rPr>
        <w:t xml:space="preserve">In the absence of </w:t>
      </w:r>
      <w:r w:rsidR="00156FAE">
        <w:rPr>
          <w:sz w:val="22"/>
          <w:szCs w:val="22"/>
        </w:rPr>
        <w:t xml:space="preserve">natural </w:t>
      </w:r>
      <w:r>
        <w:rPr>
          <w:sz w:val="22"/>
          <w:szCs w:val="22"/>
        </w:rPr>
        <w:t xml:space="preserve">predators, over-abundant </w:t>
      </w:r>
      <w:r w:rsidR="00156FAE">
        <w:rPr>
          <w:sz w:val="22"/>
          <w:szCs w:val="22"/>
        </w:rPr>
        <w:t xml:space="preserve">herbivore </w:t>
      </w:r>
      <w:r>
        <w:rPr>
          <w:sz w:val="22"/>
          <w:szCs w:val="22"/>
        </w:rPr>
        <w:t xml:space="preserve">populations </w:t>
      </w:r>
      <w:r w:rsidR="008177D0">
        <w:rPr>
          <w:sz w:val="22"/>
          <w:szCs w:val="22"/>
        </w:rPr>
        <w:t>must be excluded to allow passive recovery (</w:t>
      </w:r>
      <w:r w:rsidR="008177D0" w:rsidRPr="009035DA">
        <w:rPr>
          <w:sz w:val="22"/>
          <w:szCs w:val="22"/>
          <w:highlight w:val="lightGray"/>
        </w:rPr>
        <w:t>cite</w:t>
      </w:r>
      <w:r w:rsidR="008177D0">
        <w:rPr>
          <w:sz w:val="22"/>
          <w:szCs w:val="22"/>
        </w:rPr>
        <w:t xml:space="preserve"> examples from forestry/ag/riparian lit). </w:t>
      </w:r>
    </w:p>
    <w:p w14:paraId="202BA39C" w14:textId="4EB4D4B0" w:rsidR="001F402A" w:rsidRDefault="004F5415" w:rsidP="00F30B36">
      <w:pPr>
        <w:pStyle w:val="CommentText"/>
        <w:ind w:left="1440"/>
        <w:rPr>
          <w:sz w:val="22"/>
          <w:szCs w:val="22"/>
        </w:rPr>
      </w:pPr>
      <w:r w:rsidRPr="0049570B">
        <w:rPr>
          <w:sz w:val="22"/>
          <w:szCs w:val="22"/>
        </w:rPr>
        <w:t xml:space="preserve">The Green World Hypothesis </w:t>
      </w:r>
      <w:r w:rsidRPr="0049570B">
        <w:rPr>
          <w:sz w:val="22"/>
          <w:szCs w:val="22"/>
        </w:rPr>
        <w:fldChar w:fldCharType="begin"/>
      </w:r>
      <w:r w:rsidRPr="0049570B">
        <w:rPr>
          <w:sz w:val="22"/>
          <w:szCs w:val="22"/>
        </w:rPr>
        <w:instrText xml:space="preserve"> ADDIN ZOTERO_ITEM CSL_CITATION {"citationID":"uVfzWgxs","properties":{"formattedCitation":"(Hairston, Smith, &amp; Slobodkin, 1960)","plainCitation":"(Hairston, Smith, &amp; Slobodkin, 1960)","noteIndex":0},"citationItems":[{"id":2714,"uris":["http://zotero.org/users/6092945/items/ZHBVVDM8"],"itemData":{"id":2714,"type":"article-journal","abstract":"In summary, then, our general conclusions are: (1) Populations of producers, carnivores, and decomposers are limited by their respective resources in the classical density-dependent fashion. (2) Interspecific competition must necessarily exist among the members of each of these three trophic levels. (3) Herbivores are seldom food-limited, appear most often to be predator-limited, and therefore are not likely to compete for common resources.","container-title":"The American Naturalist","ISSN":"0003-0147","issue":"879","note":"publisher: [University of Chicago Press, American Society of Naturalists]","page":"421-425","source":"JSTOR","title":"Community Structure, Population Control, and Competition","volume":"94","author":[{"family":"Hairston","given":"Nelson G."},{"family":"Smith","given":"Frederick E."},{"family":"Slobodkin","given":"Lawrence B."}],"issued":{"date-parts":[["1960"]]}}}],"schema":"https://github.com/citation-style-language/schema/raw/master/csl-citation.json"} </w:instrText>
      </w:r>
      <w:r w:rsidRPr="0049570B">
        <w:rPr>
          <w:sz w:val="22"/>
          <w:szCs w:val="22"/>
        </w:rPr>
        <w:fldChar w:fldCharType="separate"/>
      </w:r>
      <w:r w:rsidRPr="0049570B">
        <w:rPr>
          <w:rFonts w:ascii="Calibri" w:hAnsi="Calibri" w:cs="Calibri"/>
          <w:sz w:val="22"/>
        </w:rPr>
        <w:t>(Hairston, Smith, &amp; Slobodkin, 1960)</w:t>
      </w:r>
      <w:r w:rsidRPr="0049570B">
        <w:rPr>
          <w:sz w:val="22"/>
          <w:szCs w:val="22"/>
        </w:rPr>
        <w:fldChar w:fldCharType="end"/>
      </w:r>
      <w:r w:rsidRPr="0049570B">
        <w:rPr>
          <w:sz w:val="22"/>
          <w:szCs w:val="22"/>
        </w:rPr>
        <w:t xml:space="preserve"> would posit that grazing pressure must be released as predators should take advantage of herbivore populations. However, if grazers are not limited by predation, then grazing p</w:t>
      </w:r>
      <w:r w:rsidRPr="008177D0">
        <w:rPr>
          <w:sz w:val="22"/>
          <w:szCs w:val="22"/>
        </w:rPr>
        <w:t xml:space="preserve">ressure can alter site ecology and thus limit the capacity of the habitat to recover </w:t>
      </w:r>
      <w:r w:rsidRPr="008177D0">
        <w:rPr>
          <w:sz w:val="22"/>
          <w:szCs w:val="22"/>
        </w:rPr>
        <w:fldChar w:fldCharType="begin"/>
      </w:r>
      <w:r w:rsidRPr="008177D0">
        <w:rPr>
          <w:sz w:val="22"/>
          <w:szCs w:val="22"/>
        </w:rPr>
        <w:instrText xml:space="preserve"> ADDIN ZOTERO_ITEM CSL_CITATION {"citationID":"FGawrlo6","properties":{"formattedCitation":"(Srivastava &amp; Jefferies, 1996)","plainCitation":"(Srivastava &amp; Jefferies, 1996)","noteIndex":0},"citationItems":[{"id":43,"uris":["http://zotero.org/users/6092945/items/XZMBYB2L"],"itemData":{"id":43,"type":"article-journal","abstract":"[1 A 2-year study is described which suggests that a positive feedback process results in the destruction of salt-marsh swards and the exposure of bare sediments at La Perouse Bay, Manitoba, Canada. Lesser snow geese initiate the process by grubbing for roots and rhizomes of salt-marsh graminoids (Puccinellia phryganodes and Carex subspathacea) in spring. The increased rates of evaporation from sediments beneath disturbed or destroyed swards in summer result in high soil salinities that adversely affect the growth of the remaining grazed plants. 2 Above-ground biomass and soil salinity differed between sites in the salt marsh. Soil salinity was inversely related to above-ground biomass and shoot density of Puccinellia phryganodes. Increased biomass led to reduced soil salinity at sites where exclosures were erected. 3 Plant growth, measured as the rate of leaf births on Puccinellia shoots, was reduced by high soil salinities at sites where exclosures were erected. 4 Leaf demography of transplanted experimental plants of Puccinellia differed in 1992, but not 1991, between plants transplanted into sites with different amounts of above-ground biomass. Leaf births and deaths were highest for plants grown in sites where above-ground biomass was high and lowest for plants transplanted into bare sites. Grazing had no effect on leaf demography in 1991 and only marginally increased the rate of leaf deaths in 1992. 5 Growth of transplanted individuals of Carex subspathacea was similarly highest at sites where the standing crop of Puccinellia and Carex was high and was lowest in bare sites. 6 Algal crusts, which formed on bare or poorly vegetated sites, also reduced the growth of Puccinellia plants. 7 The effects of this deleterious positive feedback on plant growth are discussed in relation to changes occurring in the lesser snow goose colonies at La Perouse Bay and elsewhere.]","archive":"JSTOR","container-title":"Journal of Ecology","DOI":"10.2307/2261697","ISSN":"0022-0477","issue":"1","page":"31-42","source":"JSTOR","title":"A Positive Feedback: Herbivory, Plant Growth, Salinity, and the Desertification of an Arctic Salt-Marsh","title-short":"A Positive Feedback","volume":"84","author":[{"family":"Srivastava","given":"Diane S."},{"family":"Jefferies","given":"R. L."}],"issued":{"date-parts":[["1996"]]}}}],"schema":"https://github.com/citation-style-language/schema/raw/master/csl-citation.json"} </w:instrText>
      </w:r>
      <w:r w:rsidRPr="008177D0">
        <w:rPr>
          <w:sz w:val="22"/>
          <w:szCs w:val="22"/>
        </w:rPr>
        <w:fldChar w:fldCharType="separate"/>
      </w:r>
      <w:r w:rsidRPr="008177D0">
        <w:rPr>
          <w:rFonts w:ascii="Calibri" w:hAnsi="Calibri" w:cs="Calibri"/>
          <w:sz w:val="22"/>
          <w:szCs w:val="22"/>
        </w:rPr>
        <w:t>(Srivastava &amp; Jefferies, 1996)</w:t>
      </w:r>
      <w:r w:rsidRPr="008177D0">
        <w:rPr>
          <w:sz w:val="22"/>
          <w:szCs w:val="22"/>
        </w:rPr>
        <w:fldChar w:fldCharType="end"/>
      </w:r>
      <w:r w:rsidRPr="008177D0">
        <w:rPr>
          <w:sz w:val="22"/>
          <w:szCs w:val="22"/>
        </w:rPr>
        <w:t xml:space="preserve">. </w:t>
      </w:r>
      <w:r w:rsidR="00BA1536">
        <w:rPr>
          <w:sz w:val="22"/>
          <w:szCs w:val="22"/>
        </w:rPr>
        <w:t xml:space="preserve"> </w:t>
      </w:r>
    </w:p>
    <w:p w14:paraId="0A505349" w14:textId="5038992F" w:rsidR="0065371F" w:rsidRPr="008177D0" w:rsidRDefault="00AC0C82" w:rsidP="00F30B36">
      <w:pPr>
        <w:pStyle w:val="CommentText"/>
        <w:ind w:left="1440"/>
        <w:rPr>
          <w:sz w:val="22"/>
          <w:szCs w:val="22"/>
        </w:rPr>
      </w:pPr>
      <w:r>
        <w:rPr>
          <w:sz w:val="22"/>
          <w:szCs w:val="22"/>
        </w:rPr>
        <w:t xml:space="preserve">Broadly, we </w:t>
      </w:r>
      <w:r w:rsidR="00FB1CA3">
        <w:rPr>
          <w:sz w:val="22"/>
          <w:szCs w:val="22"/>
        </w:rPr>
        <w:t>need</w:t>
      </w:r>
      <w:r w:rsidR="0065371F">
        <w:rPr>
          <w:sz w:val="22"/>
          <w:szCs w:val="22"/>
        </w:rPr>
        <w:t xml:space="preserve"> to understand whether </w:t>
      </w:r>
      <w:r>
        <w:rPr>
          <w:sz w:val="22"/>
          <w:szCs w:val="22"/>
        </w:rPr>
        <w:t>habitat recovers following grazing disturbance</w:t>
      </w:r>
      <w:r w:rsidR="00F21278">
        <w:rPr>
          <w:sz w:val="22"/>
          <w:szCs w:val="22"/>
        </w:rPr>
        <w:t xml:space="preserve">. A key knowledge gap is to understand how recovery proceeds in an ecosystem which regularly experiences natural disturbance, such as estuaries. </w:t>
      </w:r>
    </w:p>
    <w:p w14:paraId="0B833AB4" w14:textId="20C45448" w:rsidR="00834851" w:rsidRDefault="00C24B46" w:rsidP="00290098">
      <w:pPr>
        <w:pStyle w:val="CommentText"/>
        <w:numPr>
          <w:ilvl w:val="0"/>
          <w:numId w:val="4"/>
        </w:numPr>
        <w:rPr>
          <w:sz w:val="22"/>
          <w:szCs w:val="22"/>
        </w:rPr>
      </w:pPr>
      <w:r>
        <w:rPr>
          <w:sz w:val="22"/>
          <w:szCs w:val="22"/>
        </w:rPr>
        <w:t xml:space="preserve">Estuaries, and </w:t>
      </w:r>
      <w:r w:rsidR="00DE4AF6">
        <w:rPr>
          <w:sz w:val="22"/>
          <w:szCs w:val="22"/>
        </w:rPr>
        <w:t>local habitat/</w:t>
      </w:r>
      <w:r w:rsidR="003419FF">
        <w:rPr>
          <w:sz w:val="22"/>
          <w:szCs w:val="22"/>
        </w:rPr>
        <w:t xml:space="preserve">overgrazing </w:t>
      </w:r>
      <w:r w:rsidR="00A563CE" w:rsidRPr="00290098">
        <w:rPr>
          <w:sz w:val="22"/>
          <w:szCs w:val="22"/>
        </w:rPr>
        <w:t xml:space="preserve">context </w:t>
      </w:r>
    </w:p>
    <w:p w14:paraId="30132BAA" w14:textId="1B7BE87A" w:rsidR="00290098" w:rsidRPr="00834851" w:rsidRDefault="007F5791" w:rsidP="00834851">
      <w:r>
        <w:t>E</w:t>
      </w:r>
      <w:r w:rsidR="00834851">
        <w:t xml:space="preserve">stuaries </w:t>
      </w:r>
      <w:r>
        <w:t>are</w:t>
      </w:r>
      <w:r w:rsidR="00834851">
        <w:t xml:space="preserve"> ecosystems where varying degrees of natural disturbance are experienced in daily tides, seasonal storms, or over longer geomorphic timescales and processes such as marsh accretion, erosion, or subsidence </w:t>
      </w:r>
      <w:r w:rsidR="00834851">
        <w:fldChar w:fldCharType="begin"/>
      </w:r>
      <w:r w:rsidR="00834851">
        <w:instrText xml:space="preserve"> ADDIN ZOTERO_ITEM CSL_CITATION {"citationID":"mY9m1kdW","properties":{"formattedCitation":"(Pasternack,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834851">
        <w:fldChar w:fldCharType="separate"/>
      </w:r>
      <w:r w:rsidR="00834851" w:rsidRPr="00834851">
        <w:rPr>
          <w:rFonts w:ascii="Calibri" w:hAnsi="Calibri" w:cs="Calibri"/>
        </w:rPr>
        <w:t>(Pasternack, 2009)</w:t>
      </w:r>
      <w:r w:rsidR="00834851">
        <w:fldChar w:fldCharType="end"/>
      </w:r>
      <w:r w:rsidR="00834851">
        <w:t xml:space="preserve">. </w:t>
      </w:r>
      <w:r w:rsidR="00A563CE" w:rsidRPr="00834851">
        <w:t xml:space="preserve"> </w:t>
      </w:r>
      <w:r w:rsidR="00E8243D">
        <w:t>Estuaries a</w:t>
      </w:r>
      <w:r w:rsidR="00086FA0">
        <w:t>round the Salish Sea along the Pacific northwest coast of North America</w:t>
      </w:r>
      <w:r w:rsidR="00EA40FC">
        <w:t xml:space="preserve"> (PNW)</w:t>
      </w:r>
      <w:r w:rsidR="00E8243D">
        <w:t xml:space="preserve"> </w:t>
      </w:r>
      <w:r>
        <w:t xml:space="preserve">may be spatially </w:t>
      </w:r>
      <w:r w:rsidR="00086FA0">
        <w:t>constrained by geography</w:t>
      </w:r>
      <w:r>
        <w:t>,</w:t>
      </w:r>
      <w:r w:rsidR="00E8243D">
        <w:t xml:space="preserve"> and</w:t>
      </w:r>
      <w:r>
        <w:t xml:space="preserve"> are often</w:t>
      </w:r>
      <w:r w:rsidR="00086FA0">
        <w:t xml:space="preserve"> </w:t>
      </w:r>
      <w:r w:rsidR="00E8243D">
        <w:t>heavily impacted by human infrastructure</w:t>
      </w:r>
      <w:r>
        <w:t xml:space="preserve"> (</w:t>
      </w:r>
      <w:r w:rsidRPr="007F5791">
        <w:rPr>
          <w:highlight w:val="lightGray"/>
        </w:rPr>
        <w:t>CITE</w:t>
      </w:r>
      <w:r>
        <w:t>)</w:t>
      </w:r>
      <w:r w:rsidR="00FC6CB5">
        <w:t xml:space="preserve">. </w:t>
      </w:r>
      <w:r w:rsidR="002B07A0">
        <w:t>However, t</w:t>
      </w:r>
      <w:r w:rsidR="00FC6CB5">
        <w:t xml:space="preserve">heir </w:t>
      </w:r>
      <w:r w:rsidR="00E8243D">
        <w:t xml:space="preserve">immense </w:t>
      </w:r>
      <w:r w:rsidR="002B07A0">
        <w:t xml:space="preserve">habitat </w:t>
      </w:r>
      <w:r w:rsidR="00E8243D">
        <w:t>value to marine species such as salmonids and shorebirds</w:t>
      </w:r>
      <w:r w:rsidR="00FC6CB5">
        <w:t xml:space="preserve"> is reflected in federal and international efforts for conservation and restoration</w:t>
      </w:r>
      <w:r w:rsidR="00E8243D">
        <w:t xml:space="preserve"> (</w:t>
      </w:r>
      <w:r w:rsidR="00E8243D" w:rsidRPr="00E8243D">
        <w:rPr>
          <w:highlight w:val="lightGray"/>
        </w:rPr>
        <w:t>CITE</w:t>
      </w:r>
      <w:r w:rsidR="00E8243D">
        <w:t xml:space="preserve">). </w:t>
      </w:r>
    </w:p>
    <w:p w14:paraId="1156677E" w14:textId="7757AD0F" w:rsidR="00151B94" w:rsidRDefault="00EA40FC" w:rsidP="00290098">
      <w:pPr>
        <w:pStyle w:val="CommentText"/>
        <w:numPr>
          <w:ilvl w:val="1"/>
          <w:numId w:val="4"/>
        </w:numPr>
        <w:rPr>
          <w:sz w:val="22"/>
          <w:szCs w:val="22"/>
        </w:rPr>
      </w:pPr>
      <w:r>
        <w:rPr>
          <w:sz w:val="22"/>
          <w:szCs w:val="22"/>
        </w:rPr>
        <w:t>High marsh s</w:t>
      </w:r>
      <w:r w:rsidR="00151B94">
        <w:rPr>
          <w:sz w:val="22"/>
          <w:szCs w:val="22"/>
        </w:rPr>
        <w:t>pecies composition</w:t>
      </w:r>
      <w:r w:rsidR="006514B8">
        <w:rPr>
          <w:sz w:val="22"/>
          <w:szCs w:val="22"/>
        </w:rPr>
        <w:t>, especially</w:t>
      </w:r>
      <w:r w:rsidR="00151B94">
        <w:rPr>
          <w:sz w:val="22"/>
          <w:szCs w:val="22"/>
        </w:rPr>
        <w:t xml:space="preserve"> in the </w:t>
      </w:r>
      <w:r>
        <w:rPr>
          <w:sz w:val="22"/>
          <w:szCs w:val="22"/>
        </w:rPr>
        <w:t>PNW</w:t>
      </w:r>
    </w:p>
    <w:p w14:paraId="7BF2FCE4" w14:textId="573B439A" w:rsidR="00151B94" w:rsidRDefault="00151B94" w:rsidP="00151B94">
      <w:pPr>
        <w:pStyle w:val="CommentText"/>
        <w:numPr>
          <w:ilvl w:val="2"/>
          <w:numId w:val="4"/>
        </w:numPr>
        <w:rPr>
          <w:sz w:val="22"/>
          <w:szCs w:val="22"/>
        </w:rPr>
      </w:pPr>
      <w:r>
        <w:rPr>
          <w:sz w:val="22"/>
          <w:szCs w:val="22"/>
        </w:rPr>
        <w:t>Introduce group of competitive dominant species, ‘</w:t>
      </w:r>
      <w:r w:rsidR="007C47D3">
        <w:rPr>
          <w:sz w:val="22"/>
          <w:szCs w:val="22"/>
        </w:rPr>
        <w:t xml:space="preserve">tall, </w:t>
      </w:r>
      <w:r>
        <w:rPr>
          <w:sz w:val="22"/>
          <w:szCs w:val="22"/>
        </w:rPr>
        <w:t>perennial graminoids (&gt; 10 cm tall)</w:t>
      </w:r>
      <w:r w:rsidR="007C47D3">
        <w:rPr>
          <w:sz w:val="22"/>
          <w:szCs w:val="22"/>
        </w:rPr>
        <w:t>,’ or TPGs.</w:t>
      </w:r>
      <w:r>
        <w:rPr>
          <w:sz w:val="22"/>
          <w:szCs w:val="22"/>
        </w:rPr>
        <w:t xml:space="preserve"> </w:t>
      </w:r>
      <w:r w:rsidR="00373203">
        <w:rPr>
          <w:sz w:val="22"/>
          <w:szCs w:val="22"/>
        </w:rPr>
        <w:t xml:space="preserve">Describe zonation of </w:t>
      </w:r>
      <w:r w:rsidR="00373203">
        <w:rPr>
          <w:i/>
          <w:sz w:val="22"/>
          <w:szCs w:val="22"/>
        </w:rPr>
        <w:t>Carex lyngbyei</w:t>
      </w:r>
      <w:r w:rsidR="00373203">
        <w:rPr>
          <w:sz w:val="22"/>
          <w:szCs w:val="22"/>
        </w:rPr>
        <w:t xml:space="preserve"> or </w:t>
      </w:r>
      <w:r w:rsidR="00373203">
        <w:rPr>
          <w:i/>
          <w:sz w:val="22"/>
          <w:szCs w:val="22"/>
        </w:rPr>
        <w:t>Juncus balticus</w:t>
      </w:r>
      <w:r w:rsidR="00373203">
        <w:rPr>
          <w:sz w:val="22"/>
          <w:szCs w:val="22"/>
        </w:rPr>
        <w:t xml:space="preserve"> along channel edges, with secondary dominance by other sedges/rushes/grasses. </w:t>
      </w:r>
      <w:r w:rsidR="004B0AE0">
        <w:rPr>
          <w:sz w:val="22"/>
          <w:szCs w:val="22"/>
        </w:rPr>
        <w:t>(2- 3 sentences)</w:t>
      </w:r>
      <w:r w:rsidR="00FF5001">
        <w:rPr>
          <w:sz w:val="22"/>
          <w:szCs w:val="22"/>
        </w:rPr>
        <w:t xml:space="preserve">. </w:t>
      </w:r>
    </w:p>
    <w:p w14:paraId="4DCD4875" w14:textId="18ACA85F" w:rsidR="00FF5001" w:rsidRDefault="00FF5001" w:rsidP="00FF5001">
      <w:pPr>
        <w:pStyle w:val="CommentText"/>
        <w:numPr>
          <w:ilvl w:val="3"/>
          <w:numId w:val="4"/>
        </w:numPr>
        <w:rPr>
          <w:sz w:val="22"/>
          <w:szCs w:val="22"/>
        </w:rPr>
      </w:pPr>
      <w:r>
        <w:rPr>
          <w:sz w:val="22"/>
          <w:szCs w:val="22"/>
        </w:rPr>
        <w:t xml:space="preserve">Emphasize rhizomatous clonal reproductive strategy, and note seed limitation of </w:t>
      </w:r>
      <w:r>
        <w:rPr>
          <w:i/>
          <w:sz w:val="22"/>
          <w:szCs w:val="22"/>
        </w:rPr>
        <w:t>Carex lyngbyei</w:t>
      </w:r>
      <w:r>
        <w:rPr>
          <w:sz w:val="22"/>
          <w:szCs w:val="22"/>
        </w:rPr>
        <w:t xml:space="preserve">. </w:t>
      </w:r>
    </w:p>
    <w:p w14:paraId="32C405B3" w14:textId="44EAA563" w:rsidR="006514B8" w:rsidRDefault="006514B8" w:rsidP="006514B8">
      <w:pPr>
        <w:pStyle w:val="CommentText"/>
        <w:numPr>
          <w:ilvl w:val="3"/>
          <w:numId w:val="4"/>
        </w:numPr>
        <w:ind w:left="3600" w:hanging="1080"/>
        <w:rPr>
          <w:sz w:val="22"/>
          <w:szCs w:val="22"/>
        </w:rPr>
      </w:pPr>
      <w:r>
        <w:rPr>
          <w:sz w:val="22"/>
          <w:szCs w:val="22"/>
        </w:rPr>
        <w:lastRenderedPageBreak/>
        <w:t>Review of seed bank</w:t>
      </w:r>
      <w:r w:rsidR="00DA0F40">
        <w:rPr>
          <w:sz w:val="22"/>
          <w:szCs w:val="22"/>
        </w:rPr>
        <w:t xml:space="preserve">s </w:t>
      </w:r>
      <w:r>
        <w:rPr>
          <w:sz w:val="22"/>
          <w:szCs w:val="22"/>
        </w:rPr>
        <w:t xml:space="preserve">in estuaries, including similarity to </w:t>
      </w:r>
      <w:r w:rsidR="00DA0F40">
        <w:rPr>
          <w:sz w:val="22"/>
          <w:szCs w:val="22"/>
        </w:rPr>
        <w:t xml:space="preserve">parent vegetation, </w:t>
      </w:r>
      <w:r w:rsidR="006F20C9">
        <w:rPr>
          <w:sz w:val="22"/>
          <w:szCs w:val="22"/>
        </w:rPr>
        <w:t>dispersal/retention, and recruitment; acknowledge most</w:t>
      </w:r>
      <w:r w:rsidR="00D5079A">
        <w:rPr>
          <w:sz w:val="22"/>
          <w:szCs w:val="22"/>
        </w:rPr>
        <w:t xml:space="preserve"> global</w:t>
      </w:r>
      <w:r w:rsidR="006F20C9">
        <w:rPr>
          <w:sz w:val="22"/>
          <w:szCs w:val="22"/>
        </w:rPr>
        <w:t xml:space="preserve"> lit is from Atlantic estuaries, thus need for PNW studies. </w:t>
      </w:r>
    </w:p>
    <w:p w14:paraId="63A9438D" w14:textId="16EC05DE" w:rsidR="003A4806" w:rsidRDefault="00B574B2" w:rsidP="00290098">
      <w:pPr>
        <w:pStyle w:val="CommentText"/>
        <w:numPr>
          <w:ilvl w:val="1"/>
          <w:numId w:val="4"/>
        </w:numPr>
        <w:rPr>
          <w:sz w:val="22"/>
          <w:szCs w:val="22"/>
        </w:rPr>
      </w:pPr>
      <w:r>
        <w:rPr>
          <w:sz w:val="22"/>
          <w:szCs w:val="22"/>
        </w:rPr>
        <w:t>Explain r</w:t>
      </w:r>
      <w:r w:rsidR="008A1C25">
        <w:rPr>
          <w:sz w:val="22"/>
          <w:szCs w:val="22"/>
        </w:rPr>
        <w:t xml:space="preserve">egional exotic introductions also include the </w:t>
      </w:r>
      <w:r w:rsidR="009675A6">
        <w:rPr>
          <w:sz w:val="22"/>
          <w:szCs w:val="22"/>
        </w:rPr>
        <w:t>Canada goos</w:t>
      </w:r>
      <w:r w:rsidR="00EB5EBB">
        <w:rPr>
          <w:sz w:val="22"/>
          <w:szCs w:val="22"/>
        </w:rPr>
        <w:t>e</w:t>
      </w:r>
      <w:r w:rsidR="008A1C25">
        <w:rPr>
          <w:sz w:val="22"/>
          <w:szCs w:val="22"/>
        </w:rPr>
        <w:t xml:space="preserve">, which is a resident herbivore in these estuaries </w:t>
      </w:r>
      <w:r w:rsidR="00366B97">
        <w:rPr>
          <w:sz w:val="22"/>
          <w:szCs w:val="22"/>
        </w:rPr>
        <w:t>capable of extensive grazing</w:t>
      </w:r>
      <w:r w:rsidR="00C55796">
        <w:rPr>
          <w:sz w:val="22"/>
          <w:szCs w:val="22"/>
        </w:rPr>
        <w:t xml:space="preserve">. </w:t>
      </w:r>
    </w:p>
    <w:p w14:paraId="5E31F22C" w14:textId="2E5728E5" w:rsidR="004C1843" w:rsidRDefault="002B07A0" w:rsidP="00FE3A8D">
      <w:pPr>
        <w:pStyle w:val="CommentText"/>
        <w:numPr>
          <w:ilvl w:val="2"/>
          <w:numId w:val="4"/>
        </w:numPr>
        <w:rPr>
          <w:sz w:val="22"/>
          <w:szCs w:val="22"/>
        </w:rPr>
      </w:pPr>
      <w:r>
        <w:rPr>
          <w:sz w:val="22"/>
          <w:szCs w:val="22"/>
        </w:rPr>
        <w:t>Describe m</w:t>
      </w:r>
      <w:r w:rsidR="009675A6">
        <w:rPr>
          <w:sz w:val="22"/>
          <w:szCs w:val="22"/>
        </w:rPr>
        <w:t>igratory</w:t>
      </w:r>
      <w:r w:rsidR="00E129CF">
        <w:rPr>
          <w:sz w:val="22"/>
          <w:szCs w:val="22"/>
        </w:rPr>
        <w:t xml:space="preserve"> history</w:t>
      </w:r>
      <w:r w:rsidR="009675A6">
        <w:rPr>
          <w:sz w:val="22"/>
          <w:szCs w:val="22"/>
        </w:rPr>
        <w:t xml:space="preserve"> &amp; </w:t>
      </w:r>
      <w:r w:rsidR="00E129CF">
        <w:rPr>
          <w:sz w:val="22"/>
          <w:szCs w:val="22"/>
        </w:rPr>
        <w:t>regional introduction</w:t>
      </w:r>
      <w:r>
        <w:rPr>
          <w:sz w:val="22"/>
          <w:szCs w:val="22"/>
        </w:rPr>
        <w:t xml:space="preserve"> (1-2 sentences)</w:t>
      </w:r>
      <w:r w:rsidR="004C1843">
        <w:rPr>
          <w:sz w:val="22"/>
          <w:szCs w:val="22"/>
        </w:rPr>
        <w:t>, life cycle/residency</w:t>
      </w:r>
      <w:r w:rsidR="007A4111">
        <w:rPr>
          <w:sz w:val="22"/>
          <w:szCs w:val="22"/>
        </w:rPr>
        <w:t xml:space="preserve"> (non-migratory</w:t>
      </w:r>
      <w:r w:rsidR="00B67E17">
        <w:rPr>
          <w:sz w:val="22"/>
          <w:szCs w:val="22"/>
        </w:rPr>
        <w:t xml:space="preserve"> pops.</w:t>
      </w:r>
      <w:r>
        <w:rPr>
          <w:sz w:val="22"/>
          <w:szCs w:val="22"/>
        </w:rPr>
        <w:t xml:space="preserve">, </w:t>
      </w:r>
      <w:r w:rsidR="00366B97">
        <w:rPr>
          <w:sz w:val="22"/>
          <w:szCs w:val="22"/>
        </w:rPr>
        <w:t>1</w:t>
      </w:r>
      <w:r>
        <w:rPr>
          <w:sz w:val="22"/>
          <w:szCs w:val="22"/>
        </w:rPr>
        <w:t xml:space="preserve"> sentence</w:t>
      </w:r>
      <w:r w:rsidR="007A4111">
        <w:rPr>
          <w:sz w:val="22"/>
          <w:szCs w:val="22"/>
        </w:rPr>
        <w:t>)</w:t>
      </w:r>
      <w:r w:rsidR="004C1843">
        <w:rPr>
          <w:sz w:val="22"/>
          <w:szCs w:val="22"/>
        </w:rPr>
        <w:t>, grazing/grubbing behavior</w:t>
      </w:r>
      <w:r w:rsidR="007A4111">
        <w:rPr>
          <w:sz w:val="22"/>
          <w:szCs w:val="22"/>
        </w:rPr>
        <w:t xml:space="preserve"> </w:t>
      </w:r>
      <w:r>
        <w:rPr>
          <w:sz w:val="22"/>
          <w:szCs w:val="22"/>
        </w:rPr>
        <w:t>(</w:t>
      </w:r>
      <w:r w:rsidR="002A7B0C">
        <w:rPr>
          <w:sz w:val="22"/>
          <w:szCs w:val="22"/>
        </w:rPr>
        <w:t>~</w:t>
      </w:r>
      <w:r>
        <w:rPr>
          <w:sz w:val="22"/>
          <w:szCs w:val="22"/>
        </w:rPr>
        <w:t xml:space="preserve">2 sentences, focusing on </w:t>
      </w:r>
      <w:r w:rsidR="00142A71">
        <w:rPr>
          <w:sz w:val="22"/>
          <w:szCs w:val="22"/>
        </w:rPr>
        <w:t xml:space="preserve">rhizome removal). </w:t>
      </w:r>
    </w:p>
    <w:p w14:paraId="24E9CD58" w14:textId="2BEA1859" w:rsidR="00F3581A" w:rsidRDefault="003E245E" w:rsidP="00EB5EBB">
      <w:pPr>
        <w:pStyle w:val="CommentText"/>
        <w:numPr>
          <w:ilvl w:val="1"/>
          <w:numId w:val="4"/>
        </w:numPr>
        <w:rPr>
          <w:sz w:val="22"/>
          <w:szCs w:val="22"/>
        </w:rPr>
      </w:pPr>
      <w:r>
        <w:rPr>
          <w:sz w:val="22"/>
          <w:szCs w:val="22"/>
        </w:rPr>
        <w:t>Describe e</w:t>
      </w:r>
      <w:r w:rsidR="00F3581A">
        <w:rPr>
          <w:sz w:val="22"/>
          <w:szCs w:val="22"/>
        </w:rPr>
        <w:t>xclosures &amp; passive recovery as a means of restoration</w:t>
      </w:r>
      <w:r w:rsidR="00142A71">
        <w:rPr>
          <w:sz w:val="22"/>
          <w:szCs w:val="22"/>
        </w:rPr>
        <w:t xml:space="preserve"> (broadly)</w:t>
      </w:r>
      <w:r w:rsidR="00C02AB5">
        <w:rPr>
          <w:sz w:val="22"/>
          <w:szCs w:val="22"/>
        </w:rPr>
        <w:t xml:space="preserve">. </w:t>
      </w:r>
      <w:r w:rsidR="00B574B2">
        <w:rPr>
          <w:sz w:val="22"/>
          <w:szCs w:val="22"/>
        </w:rPr>
        <w:t>Recovery</w:t>
      </w:r>
      <w:r w:rsidR="00142A71">
        <w:rPr>
          <w:sz w:val="22"/>
          <w:szCs w:val="22"/>
        </w:rPr>
        <w:t xml:space="preserve"> g</w:t>
      </w:r>
      <w:r w:rsidR="00C02AB5">
        <w:rPr>
          <w:sz w:val="22"/>
          <w:szCs w:val="22"/>
        </w:rPr>
        <w:t xml:space="preserve">oals target keystone species, or key functional groups. </w:t>
      </w:r>
    </w:p>
    <w:p w14:paraId="58ED3D30" w14:textId="4C89B213" w:rsidR="003A4806" w:rsidRPr="005D29B0" w:rsidRDefault="0089311B" w:rsidP="005E58DD">
      <w:pPr>
        <w:pStyle w:val="CommentText"/>
        <w:rPr>
          <w:sz w:val="22"/>
          <w:szCs w:val="22"/>
        </w:rPr>
      </w:pPr>
      <w:r>
        <w:rPr>
          <w:sz w:val="22"/>
          <w:szCs w:val="22"/>
        </w:rPr>
        <w:t>The</w:t>
      </w:r>
      <w:r w:rsidR="00D4563B">
        <w:rPr>
          <w:sz w:val="22"/>
          <w:szCs w:val="22"/>
        </w:rPr>
        <w:t xml:space="preserve"> main objective </w:t>
      </w:r>
      <w:r>
        <w:rPr>
          <w:sz w:val="22"/>
          <w:szCs w:val="22"/>
        </w:rPr>
        <w:t>of</w:t>
      </w:r>
      <w:r w:rsidR="00D4563B">
        <w:rPr>
          <w:sz w:val="22"/>
          <w:szCs w:val="22"/>
        </w:rPr>
        <w:t xml:space="preserve"> this study was to </w:t>
      </w:r>
      <w:r w:rsidR="005E2115">
        <w:rPr>
          <w:sz w:val="22"/>
          <w:szCs w:val="22"/>
        </w:rPr>
        <w:t>understand</w:t>
      </w:r>
      <w:r w:rsidR="001A0659">
        <w:rPr>
          <w:sz w:val="22"/>
          <w:szCs w:val="22"/>
        </w:rPr>
        <w:t xml:space="preserve"> composition</w:t>
      </w:r>
      <w:r w:rsidR="006269D0">
        <w:rPr>
          <w:sz w:val="22"/>
          <w:szCs w:val="22"/>
        </w:rPr>
        <w:t>al changes</w:t>
      </w:r>
      <w:r w:rsidR="001A0659">
        <w:rPr>
          <w:sz w:val="22"/>
          <w:szCs w:val="22"/>
        </w:rPr>
        <w:t xml:space="preserve"> of</w:t>
      </w:r>
      <w:r w:rsidR="005E2115">
        <w:rPr>
          <w:sz w:val="22"/>
          <w:szCs w:val="22"/>
        </w:rPr>
        <w:t xml:space="preserve"> </w:t>
      </w:r>
      <w:r w:rsidR="0057056B">
        <w:rPr>
          <w:sz w:val="22"/>
          <w:szCs w:val="22"/>
        </w:rPr>
        <w:t>surface seed bank</w:t>
      </w:r>
      <w:r w:rsidR="00607809">
        <w:rPr>
          <w:sz w:val="22"/>
          <w:szCs w:val="22"/>
        </w:rPr>
        <w:t>s</w:t>
      </w:r>
      <w:r w:rsidR="0057056B">
        <w:rPr>
          <w:sz w:val="22"/>
          <w:szCs w:val="22"/>
        </w:rPr>
        <w:t xml:space="preserve"> and above-ground vegetation</w:t>
      </w:r>
      <w:r w:rsidR="000A104C">
        <w:rPr>
          <w:sz w:val="22"/>
          <w:szCs w:val="22"/>
        </w:rPr>
        <w:t xml:space="preserve"> </w:t>
      </w:r>
      <w:r w:rsidR="005E2115">
        <w:rPr>
          <w:sz w:val="22"/>
          <w:szCs w:val="22"/>
        </w:rPr>
        <w:t>at discrete stages of recovery since</w:t>
      </w:r>
      <w:r w:rsidR="0057056B">
        <w:rPr>
          <w:sz w:val="22"/>
          <w:szCs w:val="22"/>
        </w:rPr>
        <w:t xml:space="preserve"> grazing disturbance and grazing exclusion</w:t>
      </w:r>
      <w:r w:rsidR="00D67837">
        <w:rPr>
          <w:sz w:val="22"/>
          <w:szCs w:val="22"/>
        </w:rPr>
        <w:t xml:space="preserve"> in two </w:t>
      </w:r>
      <w:r w:rsidR="00607809">
        <w:rPr>
          <w:sz w:val="22"/>
          <w:szCs w:val="22"/>
        </w:rPr>
        <w:t xml:space="preserve">Salish Sea </w:t>
      </w:r>
      <w:r w:rsidR="00D67837">
        <w:rPr>
          <w:sz w:val="22"/>
          <w:szCs w:val="22"/>
        </w:rPr>
        <w:t>estuaries</w:t>
      </w:r>
      <w:r w:rsidR="0057056B">
        <w:rPr>
          <w:sz w:val="22"/>
          <w:szCs w:val="22"/>
        </w:rPr>
        <w:t xml:space="preserve">. </w:t>
      </w:r>
      <w:r w:rsidR="005E58DD" w:rsidRPr="005D29B0">
        <w:rPr>
          <w:sz w:val="22"/>
          <w:szCs w:val="22"/>
        </w:rPr>
        <w:t>Traditional succession models would say the</w:t>
      </w:r>
      <w:r w:rsidR="00180B40">
        <w:rPr>
          <w:sz w:val="22"/>
          <w:szCs w:val="22"/>
        </w:rPr>
        <w:t xml:space="preserve"> most competitive</w:t>
      </w:r>
      <w:r w:rsidR="0065092B">
        <w:rPr>
          <w:sz w:val="22"/>
          <w:szCs w:val="22"/>
        </w:rPr>
        <w:t xml:space="preserve"> </w:t>
      </w:r>
      <w:r w:rsidR="00180B40">
        <w:rPr>
          <w:sz w:val="22"/>
          <w:szCs w:val="22"/>
        </w:rPr>
        <w:t xml:space="preserve">species will </w:t>
      </w:r>
      <w:r w:rsidR="00137E0B">
        <w:rPr>
          <w:sz w:val="22"/>
          <w:szCs w:val="22"/>
        </w:rPr>
        <w:t xml:space="preserve">increasingly </w:t>
      </w:r>
      <w:r w:rsidR="00180B40">
        <w:rPr>
          <w:sz w:val="22"/>
          <w:szCs w:val="22"/>
        </w:rPr>
        <w:t xml:space="preserve">dominate the plant community as time since disturbance increases. </w:t>
      </w:r>
      <w:r w:rsidR="005E58DD" w:rsidRPr="005D29B0">
        <w:rPr>
          <w:sz w:val="22"/>
          <w:szCs w:val="22"/>
        </w:rPr>
        <w:t xml:space="preserve">This would particularly </w:t>
      </w:r>
      <w:r w:rsidR="009447A7" w:rsidRPr="005D29B0">
        <w:rPr>
          <w:sz w:val="22"/>
          <w:szCs w:val="22"/>
        </w:rPr>
        <w:t xml:space="preserve">be </w:t>
      </w:r>
      <w:r w:rsidR="005E58DD" w:rsidRPr="005D29B0">
        <w:rPr>
          <w:sz w:val="22"/>
          <w:szCs w:val="22"/>
        </w:rPr>
        <w:t xml:space="preserve">the case in a clonal ecosystem, where recovery is driven by </w:t>
      </w:r>
      <w:r w:rsidR="009447A7" w:rsidRPr="005D29B0">
        <w:rPr>
          <w:sz w:val="22"/>
          <w:szCs w:val="22"/>
        </w:rPr>
        <w:t>species</w:t>
      </w:r>
      <w:r w:rsidR="009447A7">
        <w:rPr>
          <w:sz w:val="22"/>
          <w:szCs w:val="22"/>
        </w:rPr>
        <w:t xml:space="preserve"> spreading clonally </w:t>
      </w:r>
      <w:r w:rsidR="005E58DD" w:rsidRPr="005D29B0">
        <w:rPr>
          <w:sz w:val="22"/>
          <w:szCs w:val="22"/>
        </w:rPr>
        <w:t xml:space="preserve">from </w:t>
      </w:r>
      <w:r w:rsidR="009447A7">
        <w:rPr>
          <w:sz w:val="22"/>
          <w:szCs w:val="22"/>
        </w:rPr>
        <w:t>adjacent</w:t>
      </w:r>
      <w:r w:rsidR="005E58DD" w:rsidRPr="005D29B0">
        <w:rPr>
          <w:sz w:val="22"/>
          <w:szCs w:val="22"/>
        </w:rPr>
        <w:t xml:space="preserve"> undisturbed sites</w:t>
      </w:r>
      <w:r w:rsidR="006269D0">
        <w:rPr>
          <w:sz w:val="22"/>
          <w:szCs w:val="22"/>
        </w:rPr>
        <w:t>, in addition to potential recruitment from the seed bank</w:t>
      </w:r>
      <w:r w:rsidR="005E58DD" w:rsidRPr="005D29B0">
        <w:rPr>
          <w:sz w:val="22"/>
          <w:szCs w:val="22"/>
        </w:rPr>
        <w:t xml:space="preserve">. If </w:t>
      </w:r>
      <w:r w:rsidR="00320EF7">
        <w:rPr>
          <w:sz w:val="22"/>
          <w:szCs w:val="22"/>
        </w:rPr>
        <w:t xml:space="preserve">succession is happening the we </w:t>
      </w:r>
      <w:r w:rsidR="005E58DD" w:rsidRPr="005D29B0">
        <w:rPr>
          <w:sz w:val="22"/>
          <w:szCs w:val="22"/>
        </w:rPr>
        <w:t xml:space="preserve">expect: </w:t>
      </w:r>
    </w:p>
    <w:p w14:paraId="1498A9A4" w14:textId="0C27BC4E" w:rsidR="007D7475" w:rsidRPr="005D29B0" w:rsidRDefault="00554053" w:rsidP="007D7475">
      <w:pPr>
        <w:pStyle w:val="ListParagraph"/>
        <w:numPr>
          <w:ilvl w:val="0"/>
          <w:numId w:val="3"/>
        </w:numPr>
        <w:spacing w:after="0" w:line="240" w:lineRule="auto"/>
        <w:contextualSpacing w:val="0"/>
        <w:rPr>
          <w:rFonts w:eastAsia="Times New Roman"/>
        </w:rPr>
      </w:pPr>
      <w:r>
        <w:rPr>
          <w:rFonts w:eastAsia="Times New Roman"/>
        </w:rPr>
        <w:t>A</w:t>
      </w:r>
      <w:r w:rsidR="007D7475" w:rsidRPr="005D29B0">
        <w:rPr>
          <w:rFonts w:eastAsia="Times New Roman"/>
        </w:rPr>
        <w:t>bove-ground vegetation at older disturbance sites will be more similar to reference vegetation than recently disturbed (regardless of seed inputs)</w:t>
      </w:r>
      <w:r w:rsidR="00FE4A9F">
        <w:rPr>
          <w:rFonts w:eastAsia="Times New Roman"/>
        </w:rPr>
        <w:t xml:space="preserve">, </w:t>
      </w:r>
      <w:r w:rsidR="006E2800">
        <w:rPr>
          <w:rFonts w:eastAsia="Times New Roman"/>
        </w:rPr>
        <w:t>with respect to</w:t>
      </w:r>
      <w:r w:rsidR="00FE4A9F">
        <w:rPr>
          <w:rFonts w:eastAsia="Times New Roman"/>
        </w:rPr>
        <w:t xml:space="preserve"> compositional abundance of tall, perennial </w:t>
      </w:r>
      <w:r w:rsidR="006E2800">
        <w:rPr>
          <w:rFonts w:eastAsia="Times New Roman"/>
        </w:rPr>
        <w:t>graminoids</w:t>
      </w:r>
      <w:r w:rsidR="00FE4A9F">
        <w:rPr>
          <w:rFonts w:eastAsia="Times New Roman"/>
        </w:rPr>
        <w:t xml:space="preserve"> (TPGs)</w:t>
      </w:r>
      <w:r w:rsidR="008B4EB5">
        <w:rPr>
          <w:rFonts w:eastAsia="Times New Roman"/>
        </w:rPr>
        <w:t xml:space="preserve"> which dominate this ecosystem</w:t>
      </w:r>
      <w:r w:rsidR="00FE4A9F">
        <w:rPr>
          <w:rFonts w:eastAsia="Times New Roman"/>
        </w:rPr>
        <w:t xml:space="preserve">. </w:t>
      </w:r>
    </w:p>
    <w:p w14:paraId="3FB0A7DC" w14:textId="41C25D2C" w:rsidR="007D7475" w:rsidRDefault="00A25079" w:rsidP="00272C20">
      <w:pPr>
        <w:pStyle w:val="ListParagraph"/>
        <w:numPr>
          <w:ilvl w:val="1"/>
          <w:numId w:val="3"/>
        </w:numPr>
        <w:spacing w:after="0" w:line="240" w:lineRule="auto"/>
        <w:contextualSpacing w:val="0"/>
        <w:rPr>
          <w:rFonts w:eastAsia="Times New Roman"/>
        </w:rPr>
      </w:pPr>
      <w:r>
        <w:rPr>
          <w:rFonts w:eastAsia="Times New Roman"/>
        </w:rPr>
        <w:t>A</w:t>
      </w:r>
      <w:r w:rsidRPr="005D29B0">
        <w:rPr>
          <w:rFonts w:eastAsia="Times New Roman"/>
        </w:rPr>
        <w:t>lternative</w:t>
      </w:r>
      <w:r>
        <w:rPr>
          <w:rFonts w:eastAsia="Times New Roman"/>
        </w:rPr>
        <w:t>ly,</w:t>
      </w:r>
      <w:r w:rsidRPr="005D29B0">
        <w:rPr>
          <w:rFonts w:eastAsia="Times New Roman"/>
        </w:rPr>
        <w:t> novel</w:t>
      </w:r>
      <w:r w:rsidR="007D7475" w:rsidRPr="005D29B0">
        <w:rPr>
          <w:rFonts w:eastAsia="Times New Roman"/>
        </w:rPr>
        <w:t xml:space="preserve"> disturbance and novel seed inputs lead to alternative succession pathways, where new competitors from seed inputs derail the "slow encroachment" of the clonal dominant from the neighboring intact site.</w:t>
      </w:r>
    </w:p>
    <w:p w14:paraId="568BAABB" w14:textId="67B6252B" w:rsidR="00272C20" w:rsidRPr="005D29B0" w:rsidRDefault="00272C20" w:rsidP="00272C20">
      <w:pPr>
        <w:pStyle w:val="ListParagraph"/>
        <w:numPr>
          <w:ilvl w:val="0"/>
          <w:numId w:val="3"/>
        </w:numPr>
        <w:spacing w:after="0" w:line="240" w:lineRule="auto"/>
        <w:contextualSpacing w:val="0"/>
        <w:rPr>
          <w:rFonts w:eastAsia="Times New Roman"/>
        </w:rPr>
      </w:pPr>
      <w:r>
        <w:rPr>
          <w:rFonts w:eastAsia="Times New Roman"/>
        </w:rPr>
        <w:t>A</w:t>
      </w:r>
      <w:r w:rsidRPr="005D29B0">
        <w:rPr>
          <w:rFonts w:eastAsia="Times New Roman"/>
        </w:rPr>
        <w:t xml:space="preserve">bove-ground vegetation in recently disturbed sites will </w:t>
      </w:r>
      <w:r>
        <w:rPr>
          <w:rFonts w:eastAsia="Times New Roman"/>
        </w:rPr>
        <w:t xml:space="preserve">be highly </w:t>
      </w:r>
      <w:r w:rsidRPr="005D29B0">
        <w:rPr>
          <w:rFonts w:eastAsia="Times New Roman"/>
        </w:rPr>
        <w:t>similar to seed inputs than older disturbance vegetation similarity to seed, or reference vegetation similarity to seed</w:t>
      </w:r>
      <w:r w:rsidR="006E2800">
        <w:rPr>
          <w:rFonts w:eastAsia="Times New Roman"/>
        </w:rPr>
        <w:t xml:space="preserve">, especially with respect to compositional abundance of TPGs. </w:t>
      </w:r>
    </w:p>
    <w:p w14:paraId="587D35F4" w14:textId="77777777" w:rsidR="00272C20" w:rsidRPr="00272C20" w:rsidRDefault="00272C20" w:rsidP="00272C20">
      <w:pPr>
        <w:spacing w:after="0" w:line="240" w:lineRule="auto"/>
        <w:rPr>
          <w:rFonts w:eastAsia="Times New Roman"/>
        </w:rPr>
      </w:pPr>
    </w:p>
    <w:p w14:paraId="162A61F0" w14:textId="77777777" w:rsidR="00441F56" w:rsidRDefault="00441F56" w:rsidP="00A25079">
      <w:pPr>
        <w:spacing w:after="0" w:line="240" w:lineRule="auto"/>
      </w:pPr>
    </w:p>
    <w:p w14:paraId="21DAD365" w14:textId="4AC34F4F" w:rsidR="00A25079" w:rsidRPr="00A25079" w:rsidRDefault="00A25079" w:rsidP="00A25079">
      <w:pPr>
        <w:spacing w:after="0" w:line="240" w:lineRule="auto"/>
        <w:rPr>
          <w:rFonts w:eastAsia="Times New Roman"/>
        </w:rPr>
      </w:pPr>
      <w:r>
        <w:t xml:space="preserve">From a conservation and land management perspective, we should be cognizant of long-term grazing impacts on </w:t>
      </w:r>
      <w:r w:rsidR="00B86DED">
        <w:t>recovery of plant communities a</w:t>
      </w:r>
      <w:r w:rsidR="00696FAD">
        <w:t>nd</w:t>
      </w:r>
      <w:r w:rsidR="005E0618">
        <w:t xml:space="preserve"> the</w:t>
      </w:r>
      <w:r w:rsidR="00696FAD">
        <w:t xml:space="preserve"> implications for alternate </w:t>
      </w:r>
      <w:r>
        <w:t xml:space="preserve">successional </w:t>
      </w:r>
      <w:r w:rsidR="00696FAD">
        <w:t>trajectories</w:t>
      </w:r>
      <w:r>
        <w:t>.</w:t>
      </w:r>
      <w:r w:rsidR="00647F06">
        <w:t xml:space="preserve"> This is especially the case in ecosystems that already experience natural and anthropogenic disturbance, such as estuaries</w:t>
      </w:r>
      <w:r w:rsidR="009D5BF7">
        <w:t>,</w:t>
      </w:r>
      <w:r w:rsidR="00647F06">
        <w:t xml:space="preserve"> and wetlands more broadly. </w:t>
      </w:r>
    </w:p>
    <w:p w14:paraId="648310E4" w14:textId="1844A8F5" w:rsidR="007D7475" w:rsidRDefault="007D7475" w:rsidP="005E58DD">
      <w:pPr>
        <w:pStyle w:val="CommentText"/>
        <w:rPr>
          <w:sz w:val="22"/>
          <w:szCs w:val="22"/>
        </w:rPr>
      </w:pPr>
    </w:p>
    <w:p w14:paraId="1D128776" w14:textId="6AE38624" w:rsidR="00EF68AC" w:rsidRDefault="00EF68AC" w:rsidP="005E58DD">
      <w:pPr>
        <w:pStyle w:val="CommentText"/>
        <w:rPr>
          <w:sz w:val="22"/>
          <w:szCs w:val="22"/>
        </w:rPr>
      </w:pPr>
    </w:p>
    <w:p w14:paraId="359E0FD6" w14:textId="0BD248DB" w:rsidR="00EF68AC" w:rsidRDefault="00EF68AC" w:rsidP="005E58DD">
      <w:pPr>
        <w:pStyle w:val="CommentText"/>
        <w:rPr>
          <w:sz w:val="22"/>
          <w:szCs w:val="22"/>
        </w:rPr>
      </w:pPr>
    </w:p>
    <w:p w14:paraId="1D41B14F" w14:textId="2C6BE038" w:rsidR="00EF68AC" w:rsidRDefault="00EF68AC">
      <w:r>
        <w:br w:type="page"/>
      </w:r>
    </w:p>
    <w:p w14:paraId="41857F8A" w14:textId="2B393100" w:rsidR="00EF68AC" w:rsidRDefault="00EF68AC" w:rsidP="00EF68AC">
      <w:pPr>
        <w:pStyle w:val="Heading1"/>
      </w:pPr>
      <w:r>
        <w:lastRenderedPageBreak/>
        <w:t>Methods</w:t>
      </w:r>
    </w:p>
    <w:p w14:paraId="1848B6E5" w14:textId="77777777" w:rsidR="008A0234" w:rsidRDefault="008A0234" w:rsidP="008A0234">
      <w:pPr>
        <w:pStyle w:val="Heading2"/>
      </w:pPr>
      <w:r>
        <w:t>Study area &amp; site history</w:t>
      </w:r>
    </w:p>
    <w:p w14:paraId="389D266A" w14:textId="3E560F11" w:rsidR="008A0234" w:rsidRDefault="008A0234" w:rsidP="008A0234">
      <w:pPr>
        <w:pStyle w:val="ListParagraph"/>
        <w:numPr>
          <w:ilvl w:val="0"/>
          <w:numId w:val="6"/>
        </w:numPr>
      </w:pPr>
      <w:r>
        <w:t xml:space="preserve">Site descriptions of Little Qualicum and Nanaimo River Estuaries as Wildlife Management Areas (map). </w:t>
      </w:r>
    </w:p>
    <w:p w14:paraId="48B5085F" w14:textId="47B56C09" w:rsidR="006E03E8" w:rsidRDefault="00817A32" w:rsidP="008A0234">
      <w:pPr>
        <w:pStyle w:val="ListParagraph"/>
        <w:numPr>
          <w:ilvl w:val="0"/>
          <w:numId w:val="6"/>
        </w:numPr>
      </w:pPr>
      <w:r>
        <w:t>Grazing exclosure history</w:t>
      </w:r>
    </w:p>
    <w:p w14:paraId="7FD78553" w14:textId="287A7C16" w:rsidR="008A0234" w:rsidRDefault="008A0234" w:rsidP="006E03E8">
      <w:pPr>
        <w:pStyle w:val="ListParagraph"/>
        <w:numPr>
          <w:ilvl w:val="1"/>
          <w:numId w:val="6"/>
        </w:numPr>
      </w:pPr>
      <w:r>
        <w:t xml:space="preserve">Wooden fencing was iteratively installed </w:t>
      </w:r>
      <w:r w:rsidR="003A704A">
        <w:t xml:space="preserve">(cite GoMIES?) </w:t>
      </w:r>
      <w:r>
        <w:t xml:space="preserve">to physically prevent Canada geese from grazing vegetation, hereafter referred to as ‘exclosures.’ </w:t>
      </w:r>
    </w:p>
    <w:p w14:paraId="0A22B2AC" w14:textId="77777777" w:rsidR="008A0234" w:rsidRDefault="008A0234" w:rsidP="006E03E8">
      <w:pPr>
        <w:pStyle w:val="ListParagraph"/>
        <w:numPr>
          <w:ilvl w:val="2"/>
          <w:numId w:val="6"/>
        </w:numPr>
      </w:pPr>
      <w:r>
        <w:t xml:space="preserve">Exclosures were placed opportunistically along channel edges where intensive herbivory was observed to protect remnant marsh platform from further degradation. </w:t>
      </w:r>
    </w:p>
    <w:p w14:paraId="702D2B27" w14:textId="2D7C0F82" w:rsidR="008A0234" w:rsidRDefault="00BE3518" w:rsidP="006E03E8">
      <w:pPr>
        <w:pStyle w:val="ListParagraph"/>
        <w:numPr>
          <w:ilvl w:val="1"/>
          <w:numId w:val="6"/>
        </w:numPr>
      </w:pPr>
      <w:r>
        <w:t>Ongong</w:t>
      </w:r>
      <w:r w:rsidR="008A0234">
        <w:t xml:space="preserve"> restoration </w:t>
      </w:r>
      <w:r>
        <w:t>strategies</w:t>
      </w:r>
      <w:r w:rsidR="008A0234">
        <w:t xml:space="preserve"> have afforded observation of recovery timepoints 1 and 10 years post-grazing exclusion in two different estuaries (Table 1).  </w:t>
      </w:r>
    </w:p>
    <w:p w14:paraId="0FDD59A1" w14:textId="0FE361CF" w:rsidR="008A0234" w:rsidRDefault="008A0234" w:rsidP="006E03E8">
      <w:pPr>
        <w:pStyle w:val="ListParagraph"/>
        <w:numPr>
          <w:ilvl w:val="2"/>
          <w:numId w:val="6"/>
        </w:numPr>
      </w:pPr>
      <w:r>
        <w:t xml:space="preserve">Exclosure sites were selected to represent comparable </w:t>
      </w:r>
      <w:r w:rsidR="00960EBA">
        <w:t xml:space="preserve">starting conditions of disturbance </w:t>
      </w:r>
      <w:r>
        <w:t xml:space="preserve">within the exclosures; undisturbed and grubbed sites are not protected by an exclosure. </w:t>
      </w:r>
    </w:p>
    <w:p w14:paraId="39C41CAD" w14:textId="60F7137C" w:rsidR="008A0234" w:rsidRDefault="008A0234" w:rsidP="008A0234">
      <w:pPr>
        <w:pStyle w:val="Caption"/>
        <w:keepNext/>
      </w:pPr>
      <w:r>
        <w:t xml:space="preserve">Table </w:t>
      </w:r>
      <w:r w:rsidR="005072A2">
        <w:fldChar w:fldCharType="begin"/>
      </w:r>
      <w:r w:rsidR="005072A2">
        <w:instrText xml:space="preserve"> SEQ Table \* ARABIC </w:instrText>
      </w:r>
      <w:r w:rsidR="005072A2">
        <w:fldChar w:fldCharType="separate"/>
      </w:r>
      <w:r w:rsidR="005071E8">
        <w:rPr>
          <w:noProof/>
        </w:rPr>
        <w:t>1</w:t>
      </w:r>
      <w:r w:rsidR="005072A2">
        <w:rPr>
          <w:noProof/>
        </w:rPr>
        <w:fldChar w:fldCharType="end"/>
      </w:r>
      <w:r>
        <w:t xml:space="preserve">. Grazing disturbance conditions in the Little Qualicum River and Nanaimo Estuaries resulted in conversion of vegetated marsh to partially or fully grubbed mudflats; exclosures were installed to prevent further degradation into the marsh platform. </w:t>
      </w:r>
      <w:r w:rsidR="00F611F9">
        <w:t xml:space="preserve">Each estuary </w:t>
      </w:r>
      <w:r w:rsidR="00EC2EA2">
        <w:t xml:space="preserve">sampled </w:t>
      </w:r>
      <w:r>
        <w:t xml:space="preserve">n = 4 </w:t>
      </w:r>
      <w:r w:rsidR="00EC2EA2">
        <w:t>sites for disturbance category</w:t>
      </w:r>
      <w:r>
        <w:t>.</w:t>
      </w:r>
      <w:r w:rsidR="00EC2EA2">
        <w:t xml:space="preserve"> Two 1 m</w:t>
      </w:r>
      <w:r w:rsidR="00EC2EA2" w:rsidRPr="00EC2EA2">
        <w:rPr>
          <w:vertAlign w:val="superscript"/>
        </w:rPr>
        <w:t>2</w:t>
      </w:r>
      <w:r w:rsidR="00EC2EA2">
        <w:t xml:space="preserve"> plots were sampled within each site, and two surface seed banks samples were taken from each plot. </w:t>
      </w:r>
    </w:p>
    <w:tbl>
      <w:tblPr>
        <w:tblW w:w="10720" w:type="dxa"/>
        <w:tblInd w:w="-636" w:type="dxa"/>
        <w:tblLook w:val="04A0" w:firstRow="1" w:lastRow="0" w:firstColumn="1" w:lastColumn="0" w:noHBand="0" w:noVBand="1"/>
      </w:tblPr>
      <w:tblGrid>
        <w:gridCol w:w="1432"/>
        <w:gridCol w:w="1740"/>
        <w:gridCol w:w="1338"/>
        <w:gridCol w:w="1808"/>
        <w:gridCol w:w="1197"/>
        <w:gridCol w:w="965"/>
        <w:gridCol w:w="1100"/>
        <w:gridCol w:w="1140"/>
      </w:tblGrid>
      <w:tr w:rsidR="00483224" w:rsidRPr="00483224" w14:paraId="1660FE7E" w14:textId="77777777" w:rsidTr="00483224">
        <w:trPr>
          <w:trHeight w:val="1460"/>
        </w:trPr>
        <w:tc>
          <w:tcPr>
            <w:tcW w:w="1432" w:type="dxa"/>
            <w:tcBorders>
              <w:top w:val="single" w:sz="4" w:space="0" w:color="auto"/>
              <w:left w:val="nil"/>
              <w:bottom w:val="single" w:sz="8" w:space="0" w:color="auto"/>
              <w:right w:val="nil"/>
            </w:tcBorders>
            <w:shd w:val="clear" w:color="auto" w:fill="auto"/>
            <w:vAlign w:val="center"/>
            <w:hideMark/>
          </w:tcPr>
          <w:p w14:paraId="77D5DE19"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 xml:space="preserve">Estuary </w:t>
            </w:r>
          </w:p>
        </w:tc>
        <w:tc>
          <w:tcPr>
            <w:tcW w:w="1740" w:type="dxa"/>
            <w:tcBorders>
              <w:top w:val="single" w:sz="4" w:space="0" w:color="auto"/>
              <w:left w:val="nil"/>
              <w:bottom w:val="single" w:sz="8" w:space="0" w:color="auto"/>
              <w:right w:val="nil"/>
            </w:tcBorders>
            <w:shd w:val="clear" w:color="auto" w:fill="auto"/>
            <w:vAlign w:val="center"/>
            <w:hideMark/>
          </w:tcPr>
          <w:p w14:paraId="62B64ECE"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Time Since Disturbance</w:t>
            </w:r>
          </w:p>
        </w:tc>
        <w:tc>
          <w:tcPr>
            <w:tcW w:w="1338" w:type="dxa"/>
            <w:tcBorders>
              <w:top w:val="single" w:sz="4" w:space="0" w:color="auto"/>
              <w:left w:val="nil"/>
              <w:bottom w:val="single" w:sz="8" w:space="0" w:color="auto"/>
              <w:right w:val="nil"/>
            </w:tcBorders>
            <w:shd w:val="clear" w:color="auto" w:fill="auto"/>
            <w:vAlign w:val="center"/>
            <w:hideMark/>
          </w:tcPr>
          <w:p w14:paraId="06FA1A11"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Disturbance condition</w:t>
            </w:r>
          </w:p>
        </w:tc>
        <w:tc>
          <w:tcPr>
            <w:tcW w:w="1808" w:type="dxa"/>
            <w:tcBorders>
              <w:top w:val="single" w:sz="4" w:space="0" w:color="auto"/>
              <w:left w:val="nil"/>
              <w:bottom w:val="single" w:sz="8" w:space="0" w:color="auto"/>
              <w:right w:val="nil"/>
            </w:tcBorders>
            <w:shd w:val="clear" w:color="auto" w:fill="auto"/>
            <w:vAlign w:val="center"/>
            <w:hideMark/>
          </w:tcPr>
          <w:p w14:paraId="43C6C0DD"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Revegetation status</w:t>
            </w:r>
          </w:p>
        </w:tc>
        <w:tc>
          <w:tcPr>
            <w:tcW w:w="1197" w:type="dxa"/>
            <w:tcBorders>
              <w:top w:val="single" w:sz="4" w:space="0" w:color="auto"/>
              <w:left w:val="nil"/>
              <w:bottom w:val="single" w:sz="8" w:space="0" w:color="auto"/>
              <w:right w:val="nil"/>
            </w:tcBorders>
            <w:shd w:val="clear" w:color="auto" w:fill="auto"/>
            <w:vAlign w:val="center"/>
            <w:hideMark/>
          </w:tcPr>
          <w:p w14:paraId="3AE1AB16"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 xml:space="preserve">Protected by exclosure? </w:t>
            </w:r>
          </w:p>
        </w:tc>
        <w:tc>
          <w:tcPr>
            <w:tcW w:w="965" w:type="dxa"/>
            <w:tcBorders>
              <w:top w:val="single" w:sz="4" w:space="0" w:color="auto"/>
              <w:left w:val="nil"/>
              <w:bottom w:val="single" w:sz="8" w:space="0" w:color="auto"/>
              <w:right w:val="nil"/>
            </w:tcBorders>
            <w:shd w:val="clear" w:color="auto" w:fill="auto"/>
            <w:vAlign w:val="center"/>
            <w:hideMark/>
          </w:tcPr>
          <w:p w14:paraId="7E6D4BCC"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sites</w:t>
            </w:r>
          </w:p>
        </w:tc>
        <w:tc>
          <w:tcPr>
            <w:tcW w:w="1100" w:type="dxa"/>
            <w:tcBorders>
              <w:top w:val="single" w:sz="4" w:space="0" w:color="auto"/>
              <w:left w:val="nil"/>
              <w:bottom w:val="single" w:sz="8" w:space="0" w:color="auto"/>
              <w:right w:val="nil"/>
            </w:tcBorders>
            <w:shd w:val="clear" w:color="auto" w:fill="auto"/>
            <w:vAlign w:val="center"/>
            <w:hideMark/>
          </w:tcPr>
          <w:p w14:paraId="4201C506"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sampling plots per site</w:t>
            </w:r>
          </w:p>
        </w:tc>
        <w:tc>
          <w:tcPr>
            <w:tcW w:w="1140" w:type="dxa"/>
            <w:tcBorders>
              <w:top w:val="single" w:sz="4" w:space="0" w:color="auto"/>
              <w:left w:val="nil"/>
              <w:bottom w:val="single" w:sz="8" w:space="0" w:color="auto"/>
              <w:right w:val="nil"/>
            </w:tcBorders>
            <w:shd w:val="clear" w:color="auto" w:fill="auto"/>
            <w:vAlign w:val="center"/>
            <w:hideMark/>
          </w:tcPr>
          <w:p w14:paraId="58F05104"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surface seed bank samples per plot</w:t>
            </w:r>
          </w:p>
        </w:tc>
      </w:tr>
      <w:tr w:rsidR="00483224" w:rsidRPr="00483224" w14:paraId="221444E4" w14:textId="77777777" w:rsidTr="00483224">
        <w:trPr>
          <w:trHeight w:val="870"/>
        </w:trPr>
        <w:tc>
          <w:tcPr>
            <w:tcW w:w="1432" w:type="dxa"/>
            <w:tcBorders>
              <w:top w:val="nil"/>
              <w:left w:val="nil"/>
              <w:bottom w:val="single" w:sz="4" w:space="0" w:color="auto"/>
              <w:right w:val="nil"/>
            </w:tcBorders>
            <w:shd w:val="clear" w:color="auto" w:fill="auto"/>
            <w:vAlign w:val="center"/>
            <w:hideMark/>
          </w:tcPr>
          <w:p w14:paraId="220FDAC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 Nanaimo</w:t>
            </w:r>
          </w:p>
        </w:tc>
        <w:tc>
          <w:tcPr>
            <w:tcW w:w="1740" w:type="dxa"/>
            <w:tcBorders>
              <w:top w:val="nil"/>
              <w:left w:val="nil"/>
              <w:bottom w:val="single" w:sz="4" w:space="0" w:color="auto"/>
              <w:right w:val="nil"/>
            </w:tcBorders>
            <w:shd w:val="clear" w:color="auto" w:fill="auto"/>
            <w:vAlign w:val="center"/>
            <w:hideMark/>
          </w:tcPr>
          <w:p w14:paraId="5549B8B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0 years (recent grubbing disturbance)</w:t>
            </w:r>
          </w:p>
        </w:tc>
        <w:tc>
          <w:tcPr>
            <w:tcW w:w="1338" w:type="dxa"/>
            <w:tcBorders>
              <w:top w:val="nil"/>
              <w:left w:val="nil"/>
              <w:bottom w:val="single" w:sz="4" w:space="0" w:color="auto"/>
              <w:right w:val="nil"/>
            </w:tcBorders>
            <w:shd w:val="clear" w:color="auto" w:fill="auto"/>
            <w:vAlign w:val="center"/>
            <w:hideMark/>
          </w:tcPr>
          <w:p w14:paraId="083F76C9"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Grubbed</w:t>
            </w:r>
          </w:p>
        </w:tc>
        <w:tc>
          <w:tcPr>
            <w:tcW w:w="1808" w:type="dxa"/>
            <w:tcBorders>
              <w:top w:val="nil"/>
              <w:left w:val="nil"/>
              <w:bottom w:val="single" w:sz="4" w:space="0" w:color="auto"/>
              <w:right w:val="nil"/>
            </w:tcBorders>
            <w:shd w:val="clear" w:color="auto" w:fill="auto"/>
            <w:vAlign w:val="center"/>
            <w:hideMark/>
          </w:tcPr>
          <w:p w14:paraId="05BCA2A3"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ruderal vegetation exists</w:t>
            </w:r>
          </w:p>
        </w:tc>
        <w:tc>
          <w:tcPr>
            <w:tcW w:w="1197" w:type="dxa"/>
            <w:tcBorders>
              <w:top w:val="nil"/>
              <w:left w:val="nil"/>
              <w:bottom w:val="single" w:sz="4" w:space="0" w:color="auto"/>
              <w:right w:val="nil"/>
            </w:tcBorders>
            <w:shd w:val="clear" w:color="auto" w:fill="auto"/>
            <w:vAlign w:val="center"/>
            <w:hideMark/>
          </w:tcPr>
          <w:p w14:paraId="30B801B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w:t>
            </w:r>
          </w:p>
        </w:tc>
        <w:tc>
          <w:tcPr>
            <w:tcW w:w="965" w:type="dxa"/>
            <w:tcBorders>
              <w:top w:val="nil"/>
              <w:left w:val="nil"/>
              <w:bottom w:val="single" w:sz="4" w:space="0" w:color="auto"/>
              <w:right w:val="nil"/>
            </w:tcBorders>
            <w:shd w:val="clear" w:color="auto" w:fill="auto"/>
            <w:noWrap/>
            <w:vAlign w:val="center"/>
            <w:hideMark/>
          </w:tcPr>
          <w:p w14:paraId="1E275DD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8</w:t>
            </w:r>
          </w:p>
        </w:tc>
        <w:tc>
          <w:tcPr>
            <w:tcW w:w="1100" w:type="dxa"/>
            <w:tcBorders>
              <w:top w:val="nil"/>
              <w:left w:val="nil"/>
              <w:bottom w:val="single" w:sz="4" w:space="0" w:color="auto"/>
              <w:right w:val="nil"/>
            </w:tcBorders>
            <w:shd w:val="clear" w:color="auto" w:fill="auto"/>
            <w:noWrap/>
            <w:vAlign w:val="center"/>
            <w:hideMark/>
          </w:tcPr>
          <w:p w14:paraId="6746F09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single" w:sz="4" w:space="0" w:color="auto"/>
              <w:right w:val="nil"/>
            </w:tcBorders>
            <w:shd w:val="clear" w:color="auto" w:fill="auto"/>
            <w:noWrap/>
            <w:vAlign w:val="center"/>
            <w:hideMark/>
          </w:tcPr>
          <w:p w14:paraId="2787DC1E"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36374248" w14:textId="77777777" w:rsidTr="00483224">
        <w:trPr>
          <w:trHeight w:val="1160"/>
        </w:trPr>
        <w:tc>
          <w:tcPr>
            <w:tcW w:w="1432" w:type="dxa"/>
            <w:tcBorders>
              <w:top w:val="nil"/>
              <w:left w:val="nil"/>
              <w:bottom w:val="nil"/>
              <w:right w:val="nil"/>
            </w:tcBorders>
            <w:shd w:val="clear" w:color="auto" w:fill="auto"/>
            <w:vAlign w:val="center"/>
            <w:hideMark/>
          </w:tcPr>
          <w:p w14:paraId="7EA3981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Nanaimo</w:t>
            </w:r>
          </w:p>
        </w:tc>
        <w:tc>
          <w:tcPr>
            <w:tcW w:w="1740" w:type="dxa"/>
            <w:tcBorders>
              <w:top w:val="nil"/>
              <w:left w:val="nil"/>
              <w:bottom w:val="nil"/>
              <w:right w:val="nil"/>
            </w:tcBorders>
            <w:shd w:val="clear" w:color="auto" w:fill="auto"/>
            <w:vAlign w:val="center"/>
            <w:hideMark/>
          </w:tcPr>
          <w:p w14:paraId="650DE20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1-year post-grazing/grubbing disturbance</w:t>
            </w:r>
          </w:p>
        </w:tc>
        <w:tc>
          <w:tcPr>
            <w:tcW w:w="1338" w:type="dxa"/>
            <w:tcBorders>
              <w:top w:val="nil"/>
              <w:left w:val="nil"/>
              <w:bottom w:val="nil"/>
              <w:right w:val="nil"/>
            </w:tcBorders>
            <w:shd w:val="clear" w:color="auto" w:fill="auto"/>
            <w:vAlign w:val="center"/>
            <w:hideMark/>
          </w:tcPr>
          <w:p w14:paraId="60A5DBC5"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Partially grubbed</w:t>
            </w:r>
          </w:p>
        </w:tc>
        <w:tc>
          <w:tcPr>
            <w:tcW w:w="1808" w:type="dxa"/>
            <w:tcBorders>
              <w:top w:val="nil"/>
              <w:left w:val="nil"/>
              <w:bottom w:val="nil"/>
              <w:right w:val="nil"/>
            </w:tcBorders>
            <w:shd w:val="clear" w:color="auto" w:fill="auto"/>
            <w:vAlign w:val="center"/>
            <w:hideMark/>
          </w:tcPr>
          <w:p w14:paraId="55ED069B"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vegetation recovery from remnant and adjacent vegetation</w:t>
            </w:r>
          </w:p>
        </w:tc>
        <w:tc>
          <w:tcPr>
            <w:tcW w:w="1197" w:type="dxa"/>
            <w:tcBorders>
              <w:top w:val="nil"/>
              <w:left w:val="nil"/>
              <w:bottom w:val="nil"/>
              <w:right w:val="nil"/>
            </w:tcBorders>
            <w:shd w:val="clear" w:color="auto" w:fill="auto"/>
            <w:vAlign w:val="center"/>
            <w:hideMark/>
          </w:tcPr>
          <w:p w14:paraId="012353AF"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Yes</w:t>
            </w:r>
          </w:p>
        </w:tc>
        <w:tc>
          <w:tcPr>
            <w:tcW w:w="965" w:type="dxa"/>
            <w:tcBorders>
              <w:top w:val="nil"/>
              <w:left w:val="nil"/>
              <w:bottom w:val="nil"/>
              <w:right w:val="nil"/>
            </w:tcBorders>
            <w:shd w:val="clear" w:color="auto" w:fill="auto"/>
            <w:noWrap/>
            <w:vAlign w:val="center"/>
            <w:hideMark/>
          </w:tcPr>
          <w:p w14:paraId="434E1F37"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4</w:t>
            </w:r>
          </w:p>
        </w:tc>
        <w:tc>
          <w:tcPr>
            <w:tcW w:w="1100" w:type="dxa"/>
            <w:tcBorders>
              <w:top w:val="nil"/>
              <w:left w:val="nil"/>
              <w:bottom w:val="nil"/>
              <w:right w:val="nil"/>
            </w:tcBorders>
            <w:shd w:val="clear" w:color="auto" w:fill="auto"/>
            <w:noWrap/>
            <w:vAlign w:val="center"/>
            <w:hideMark/>
          </w:tcPr>
          <w:p w14:paraId="2710552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nil"/>
              <w:right w:val="nil"/>
            </w:tcBorders>
            <w:shd w:val="clear" w:color="auto" w:fill="auto"/>
            <w:noWrap/>
            <w:vAlign w:val="center"/>
            <w:hideMark/>
          </w:tcPr>
          <w:p w14:paraId="389E914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2449CA9E" w14:textId="77777777" w:rsidTr="00483224">
        <w:trPr>
          <w:trHeight w:val="1160"/>
        </w:trPr>
        <w:tc>
          <w:tcPr>
            <w:tcW w:w="1432" w:type="dxa"/>
            <w:tcBorders>
              <w:top w:val="single" w:sz="4" w:space="0" w:color="auto"/>
              <w:left w:val="nil"/>
              <w:bottom w:val="single" w:sz="4" w:space="0" w:color="auto"/>
              <w:right w:val="nil"/>
            </w:tcBorders>
            <w:shd w:val="clear" w:color="auto" w:fill="auto"/>
            <w:vAlign w:val="center"/>
            <w:hideMark/>
          </w:tcPr>
          <w:p w14:paraId="00F68B9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w:t>
            </w:r>
          </w:p>
        </w:tc>
        <w:tc>
          <w:tcPr>
            <w:tcW w:w="1740" w:type="dxa"/>
            <w:tcBorders>
              <w:top w:val="single" w:sz="4" w:space="0" w:color="auto"/>
              <w:left w:val="nil"/>
              <w:bottom w:val="single" w:sz="4" w:space="0" w:color="auto"/>
              <w:right w:val="nil"/>
            </w:tcBorders>
            <w:shd w:val="clear" w:color="auto" w:fill="auto"/>
            <w:vAlign w:val="center"/>
            <w:hideMark/>
          </w:tcPr>
          <w:p w14:paraId="0D54F12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10 years post-grazing/grubbing disturbance</w:t>
            </w:r>
          </w:p>
        </w:tc>
        <w:tc>
          <w:tcPr>
            <w:tcW w:w="1338" w:type="dxa"/>
            <w:tcBorders>
              <w:top w:val="single" w:sz="4" w:space="0" w:color="auto"/>
              <w:left w:val="nil"/>
              <w:bottom w:val="single" w:sz="4" w:space="0" w:color="auto"/>
              <w:right w:val="nil"/>
            </w:tcBorders>
            <w:shd w:val="clear" w:color="auto" w:fill="auto"/>
            <w:vAlign w:val="center"/>
            <w:hideMark/>
          </w:tcPr>
          <w:p w14:paraId="0EB31BF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Partially grubbed</w:t>
            </w:r>
          </w:p>
        </w:tc>
        <w:tc>
          <w:tcPr>
            <w:tcW w:w="1808" w:type="dxa"/>
            <w:tcBorders>
              <w:top w:val="single" w:sz="4" w:space="0" w:color="auto"/>
              <w:left w:val="nil"/>
              <w:bottom w:val="single" w:sz="4" w:space="0" w:color="auto"/>
              <w:right w:val="nil"/>
            </w:tcBorders>
            <w:shd w:val="clear" w:color="auto" w:fill="auto"/>
            <w:vAlign w:val="center"/>
            <w:hideMark/>
          </w:tcPr>
          <w:p w14:paraId="08458335"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vegetation recovery from remnant and adjacent vegetation</w:t>
            </w:r>
          </w:p>
        </w:tc>
        <w:tc>
          <w:tcPr>
            <w:tcW w:w="1197" w:type="dxa"/>
            <w:tcBorders>
              <w:top w:val="single" w:sz="4" w:space="0" w:color="auto"/>
              <w:left w:val="nil"/>
              <w:bottom w:val="single" w:sz="4" w:space="0" w:color="auto"/>
              <w:right w:val="nil"/>
            </w:tcBorders>
            <w:shd w:val="clear" w:color="auto" w:fill="auto"/>
            <w:vAlign w:val="center"/>
            <w:hideMark/>
          </w:tcPr>
          <w:p w14:paraId="6DC72C4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Yes</w:t>
            </w:r>
          </w:p>
        </w:tc>
        <w:tc>
          <w:tcPr>
            <w:tcW w:w="965" w:type="dxa"/>
            <w:tcBorders>
              <w:top w:val="single" w:sz="4" w:space="0" w:color="auto"/>
              <w:left w:val="nil"/>
              <w:bottom w:val="single" w:sz="4" w:space="0" w:color="auto"/>
              <w:right w:val="nil"/>
            </w:tcBorders>
            <w:shd w:val="clear" w:color="auto" w:fill="auto"/>
            <w:noWrap/>
            <w:vAlign w:val="center"/>
            <w:hideMark/>
          </w:tcPr>
          <w:p w14:paraId="0CF9B15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4</w:t>
            </w:r>
          </w:p>
        </w:tc>
        <w:tc>
          <w:tcPr>
            <w:tcW w:w="1100" w:type="dxa"/>
            <w:tcBorders>
              <w:top w:val="single" w:sz="4" w:space="0" w:color="auto"/>
              <w:left w:val="nil"/>
              <w:bottom w:val="single" w:sz="4" w:space="0" w:color="auto"/>
              <w:right w:val="nil"/>
            </w:tcBorders>
            <w:shd w:val="clear" w:color="auto" w:fill="auto"/>
            <w:noWrap/>
            <w:vAlign w:val="center"/>
            <w:hideMark/>
          </w:tcPr>
          <w:p w14:paraId="6214175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single" w:sz="4" w:space="0" w:color="auto"/>
              <w:left w:val="nil"/>
              <w:bottom w:val="single" w:sz="4" w:space="0" w:color="auto"/>
              <w:right w:val="nil"/>
            </w:tcBorders>
            <w:shd w:val="clear" w:color="auto" w:fill="auto"/>
            <w:noWrap/>
            <w:vAlign w:val="center"/>
            <w:hideMark/>
          </w:tcPr>
          <w:p w14:paraId="37CF3C5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7EA732CD" w14:textId="77777777" w:rsidTr="00483224">
        <w:trPr>
          <w:trHeight w:val="850"/>
        </w:trPr>
        <w:tc>
          <w:tcPr>
            <w:tcW w:w="1432" w:type="dxa"/>
            <w:tcBorders>
              <w:top w:val="nil"/>
              <w:left w:val="nil"/>
              <w:bottom w:val="single" w:sz="4" w:space="0" w:color="auto"/>
              <w:right w:val="nil"/>
            </w:tcBorders>
            <w:shd w:val="clear" w:color="auto" w:fill="auto"/>
            <w:vAlign w:val="center"/>
            <w:hideMark/>
          </w:tcPr>
          <w:p w14:paraId="3DEEC50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 Nanaimo</w:t>
            </w:r>
          </w:p>
        </w:tc>
        <w:tc>
          <w:tcPr>
            <w:tcW w:w="1740" w:type="dxa"/>
            <w:tcBorders>
              <w:top w:val="nil"/>
              <w:left w:val="nil"/>
              <w:bottom w:val="single" w:sz="4" w:space="0" w:color="auto"/>
              <w:right w:val="nil"/>
            </w:tcBorders>
            <w:shd w:val="clear" w:color="auto" w:fill="auto"/>
            <w:vAlign w:val="center"/>
            <w:hideMark/>
          </w:tcPr>
          <w:p w14:paraId="0C0A394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known grazing disturbance</w:t>
            </w:r>
          </w:p>
        </w:tc>
        <w:tc>
          <w:tcPr>
            <w:tcW w:w="1338" w:type="dxa"/>
            <w:tcBorders>
              <w:top w:val="nil"/>
              <w:left w:val="nil"/>
              <w:bottom w:val="single" w:sz="4" w:space="0" w:color="auto"/>
              <w:right w:val="nil"/>
            </w:tcBorders>
            <w:shd w:val="clear" w:color="auto" w:fill="auto"/>
            <w:vAlign w:val="center"/>
            <w:hideMark/>
          </w:tcPr>
          <w:p w14:paraId="7F44ED93"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Undisturbed</w:t>
            </w:r>
          </w:p>
        </w:tc>
        <w:tc>
          <w:tcPr>
            <w:tcW w:w="1808" w:type="dxa"/>
            <w:tcBorders>
              <w:top w:val="nil"/>
              <w:left w:val="nil"/>
              <w:bottom w:val="single" w:sz="4" w:space="0" w:color="auto"/>
              <w:right w:val="nil"/>
            </w:tcBorders>
            <w:shd w:val="clear" w:color="auto" w:fill="auto"/>
            <w:vAlign w:val="center"/>
            <w:hideMark/>
          </w:tcPr>
          <w:p w14:paraId="125B1FD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manipulations</w:t>
            </w:r>
          </w:p>
        </w:tc>
        <w:tc>
          <w:tcPr>
            <w:tcW w:w="1197" w:type="dxa"/>
            <w:tcBorders>
              <w:top w:val="nil"/>
              <w:left w:val="nil"/>
              <w:bottom w:val="single" w:sz="4" w:space="0" w:color="auto"/>
              <w:right w:val="nil"/>
            </w:tcBorders>
            <w:shd w:val="clear" w:color="auto" w:fill="auto"/>
            <w:vAlign w:val="center"/>
            <w:hideMark/>
          </w:tcPr>
          <w:p w14:paraId="4CE1ED59"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w:t>
            </w:r>
          </w:p>
        </w:tc>
        <w:tc>
          <w:tcPr>
            <w:tcW w:w="965" w:type="dxa"/>
            <w:tcBorders>
              <w:top w:val="nil"/>
              <w:left w:val="nil"/>
              <w:bottom w:val="single" w:sz="4" w:space="0" w:color="auto"/>
              <w:right w:val="nil"/>
            </w:tcBorders>
            <w:shd w:val="clear" w:color="auto" w:fill="auto"/>
            <w:noWrap/>
            <w:vAlign w:val="center"/>
            <w:hideMark/>
          </w:tcPr>
          <w:p w14:paraId="125B528A"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8</w:t>
            </w:r>
          </w:p>
        </w:tc>
        <w:tc>
          <w:tcPr>
            <w:tcW w:w="1100" w:type="dxa"/>
            <w:tcBorders>
              <w:top w:val="nil"/>
              <w:left w:val="nil"/>
              <w:bottom w:val="single" w:sz="4" w:space="0" w:color="auto"/>
              <w:right w:val="nil"/>
            </w:tcBorders>
            <w:shd w:val="clear" w:color="auto" w:fill="auto"/>
            <w:noWrap/>
            <w:vAlign w:val="center"/>
            <w:hideMark/>
          </w:tcPr>
          <w:p w14:paraId="547A3E7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single" w:sz="4" w:space="0" w:color="auto"/>
              <w:right w:val="nil"/>
            </w:tcBorders>
            <w:shd w:val="clear" w:color="auto" w:fill="auto"/>
            <w:noWrap/>
            <w:vAlign w:val="center"/>
            <w:hideMark/>
          </w:tcPr>
          <w:p w14:paraId="70BC30C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bl>
    <w:p w14:paraId="71341DEE" w14:textId="77777777" w:rsidR="008A0234" w:rsidRDefault="008A0234" w:rsidP="008A0234"/>
    <w:p w14:paraId="776D27E5" w14:textId="77777777" w:rsidR="008A0234" w:rsidRDefault="008A0234" w:rsidP="008A0234">
      <w:pPr>
        <w:pStyle w:val="Heading2"/>
      </w:pPr>
      <w:r>
        <w:lastRenderedPageBreak/>
        <w:t>Sampling methods</w:t>
      </w:r>
    </w:p>
    <w:p w14:paraId="31A086E3" w14:textId="77777777" w:rsidR="008A0234" w:rsidRPr="00C4691A" w:rsidRDefault="008A0234" w:rsidP="008A0234">
      <w:pPr>
        <w:pStyle w:val="Heading3"/>
      </w:pPr>
      <w:r>
        <w:t>Vegetation sampling</w:t>
      </w:r>
    </w:p>
    <w:p w14:paraId="76636E54" w14:textId="300D5EA4" w:rsidR="008A0234" w:rsidRDefault="008A0234" w:rsidP="008A0234">
      <w:r>
        <w:t>Vegetation sampling was conducted once in mid-July, 2021. Two 1 m</w:t>
      </w:r>
      <w:r w:rsidRPr="00A74B15">
        <w:rPr>
          <w:vertAlign w:val="superscript"/>
        </w:rPr>
        <w:t>2</w:t>
      </w:r>
      <w:r>
        <w:t xml:space="preserve"> vegetation plots were placed within the exclosures</w:t>
      </w:r>
      <w:r w:rsidR="001B7BD7">
        <w:t xml:space="preserve"> (sites, n = 4 per estuary)</w:t>
      </w:r>
      <w:r>
        <w:t>, at least 1 m from the bank edge and any exclosure boundary, and at least 3 m apart within the exclosure. Quadrats were placed so that the</w:t>
      </w:r>
      <w:r w:rsidR="001B7BD7">
        <w:t xml:space="preserve"> plot</w:t>
      </w:r>
      <w:r>
        <w:t xml:space="preserve"> edge nearest creek was parallel to the bank. </w:t>
      </w:r>
    </w:p>
    <w:p w14:paraId="5F8C91BD" w14:textId="77777777" w:rsidR="008A0234" w:rsidRPr="001B5BA9" w:rsidRDefault="008A0234" w:rsidP="008A0234">
      <w:r>
        <w:t xml:space="preserve">All vascular species were identified according Hitchcock and Cronquist </w:t>
      </w:r>
      <w:r>
        <w:fldChar w:fldCharType="begin"/>
      </w:r>
      <w:r>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t>, and currently accepted nomenclature standardized according to the PLANTS Database of the United States Department of Agriculture, Natural Resources Conservation Science [USDA NRCS]. Species were considered in the plot if at least half of their basal stem(s) were inside the quadrat boundary; overhanging vegetation was not considered. Aerial vegetated cover to the nearest 3 % (1/32 m</w:t>
      </w:r>
      <w:r>
        <w:rPr>
          <w:vertAlign w:val="superscript"/>
        </w:rPr>
        <w:t>2</w:t>
      </w:r>
      <w:r>
        <w:t xml:space="preserve">) was recorded. For any species present with less than 3 % cover, species were assigned 2% cover if &gt; 20 individuals were present, 1 % cover if 2-20 individuals were present, and 0.1% cover for single individuals. Bare ground was estimated as the remainder of the plot area not covered by above-ground vegetation. Any plots with &gt; 100% cover were standardized relative to 100%. To characterize plant structure, species were assigned to a height category tall (&gt; 1 m), medium (50-100 cm), or short (&lt; 50 cm) based on their maximum reported height in the Illustrated Flora of British Columbia </w:t>
      </w:r>
      <w:r>
        <w:fldChar w:fldCharType="begin"/>
      </w:r>
      <w:r>
        <w:instrText xml:space="preserve"> ADDIN ZOTERO_ITEM CSL_CITATION {"citationID":"X1ZWeUBK","properties":{"formattedCitation":"(Douglas, Meidinger, &amp; Pojar, 1998)","plainCitation":"(Douglas, Meidinger, &amp; Pojar, 1998)","noteIndex":0},"citationItems":[{"id":2577,"uris":["http://zotero.org/users/6092945/items/9A95IYHP"],"itemData":{"id":2577,"type":"book","abstract":"The floristic treatment is in alphabetical order by families, genera and species. Each entry includes the following: synonyms, English names, a brief description of habitat preference, vegetational zones, abundance and range, brief description of morphology and notes of interest. Illustrations are also included of each species along with keys to genera and species.","event-place":"Victoria, BC","language":"English","note":"publisher: British Columbia Ministry of Environment, Lands and Parks","publisher":"B.C. Min. Environ., Lands and Parks, and B.C. Min. For.","publisher-place":"Victoria, BC","source":"www.cabdirect.org","title":"Illustrated flora of British Columbia. Vols. 1-8","title-short":"Illustrated flora of British Columbia. Volume 6","URL":"https://www.cabdirect.org/cabdirect/abstract/20013088729","editor":[{"family":"Douglas","given":"G. W."},{"family":"Meidinger","given":"D."},{"family":"Pojar","given":"J."}],"accessed":{"date-parts":[["2022",6,17]]},"issued":{"date-parts":[["1998"]],"season":"2002"}}}],"schema":"https://github.com/citation-style-language/schema/raw/master/csl-citation.json"} </w:instrText>
      </w:r>
      <w:r>
        <w:fldChar w:fldCharType="separate"/>
      </w:r>
      <w:r w:rsidRPr="007F7B74">
        <w:rPr>
          <w:rFonts w:ascii="Calibri" w:hAnsi="Calibri" w:cs="Calibri"/>
        </w:rPr>
        <w:t>(Douglas, Meidinger, &amp; Pojar, 1998)</w:t>
      </w:r>
      <w:r>
        <w:fldChar w:fldCharType="end"/>
      </w:r>
      <w:r>
        <w:t>.</w:t>
      </w:r>
    </w:p>
    <w:p w14:paraId="2EBFD801" w14:textId="77777777" w:rsidR="008A0234" w:rsidRDefault="008A0234" w:rsidP="008A0234">
      <w:pPr>
        <w:pStyle w:val="Heading3"/>
      </w:pPr>
      <w:r>
        <w:t xml:space="preserve">Surface seed bank sampling &amp; germination </w:t>
      </w:r>
    </w:p>
    <w:p w14:paraId="10CE57C3" w14:textId="01B354FE" w:rsidR="008A0234" w:rsidRDefault="008A0234" w:rsidP="008A0234">
      <w:r>
        <w:t>Two surface seed bank samples were taken from each plot (n = 16 per disturbance condition in each estuary) in summer (July 2020), fall (October 2020), and spring (March 2021). A 10 cm diameter handheld bulb planter (e.g.,</w:t>
      </w:r>
      <w:hyperlink r:id="rId14" w:history="1">
        <w:r w:rsidRPr="00FE4DD0">
          <w:rPr>
            <w:rStyle w:val="Hyperlink"/>
          </w:rPr>
          <w:t xml:space="preserve"> Husky 9 in. stainless Steel Bulb Planter</w:t>
        </w:r>
        <w:r w:rsidR="0018306E">
          <w:rPr>
            <w:rStyle w:val="Hyperlink"/>
          </w:rPr>
          <w:t>,</w:t>
        </w:r>
        <w:r w:rsidRPr="00FE4DD0">
          <w:rPr>
            <w:rStyle w:val="Hyperlink"/>
          </w:rPr>
          <w:t xml:space="preserve"> Home Depot, USA</w:t>
        </w:r>
      </w:hyperlink>
      <w:r>
        <w:t>) was used to excise sediment 1 cm deep to capture the surface seed bank. Vegetative roots, rhizomes, or other viable rooted material were removed before placing sample in a plastic zipper bag. All surface seed bank samples from the same estuary and disturbance condition were then homogenized in a clean bucket with 100 mL dechlorinated water. Samples were hand-sifted for any remaining root, rhizome, or vegetative material, then homogenized sample was transferred to a clean plastic zipper bag. Summer and fall 2020 samples were stored at 4</w:t>
      </w:r>
      <w:r w:rsidRPr="005C3B19">
        <w:rPr>
          <w:vertAlign w:val="superscript"/>
        </w:rPr>
        <w:t>o</w:t>
      </w:r>
      <w:r>
        <w:t xml:space="preserve"> C for approx. 12 weeks to simulate overwinter cold stratification</w:t>
      </w:r>
      <w:r w:rsidR="00816107">
        <w:t xml:space="preserve"> to release seed dormancy (</w:t>
      </w:r>
      <w:r w:rsidR="00816107" w:rsidRPr="00816107">
        <w:rPr>
          <w:highlight w:val="lightGray"/>
        </w:rPr>
        <w:t>CITE</w:t>
      </w:r>
      <w:r w:rsidR="00816107">
        <w:t>)</w:t>
      </w:r>
      <w:r>
        <w:t xml:space="preserve">; samples collected in the spring of 2021 underwent natural winter conditions and </w:t>
      </w:r>
      <w:r w:rsidR="00816107">
        <w:t>were not subjected to</w:t>
      </w:r>
      <w:r>
        <w:t xml:space="preserve"> cold stratification. </w:t>
      </w:r>
    </w:p>
    <w:p w14:paraId="57098C8F" w14:textId="357D39BC" w:rsidR="008A0234" w:rsidRDefault="008A0234" w:rsidP="008A0234">
      <w:r>
        <w:t xml:space="preserve">Germination trials were conducted under greenhouse conditions with 15 </w:t>
      </w:r>
      <w:proofErr w:type="spellStart"/>
      <w:r>
        <w:t>hr</w:t>
      </w:r>
      <w:proofErr w:type="spellEnd"/>
      <w:r>
        <w:t xml:space="preserve"> daylength at ~ 20</w:t>
      </w:r>
      <w:r w:rsidRPr="002A5497">
        <w:rPr>
          <w:vertAlign w:val="superscript"/>
        </w:rPr>
        <w:t>o</w:t>
      </w:r>
      <w:r>
        <w:t xml:space="preserve"> C. Seedling pots (9 cm x 13 cm x 5.7 cm (depth), </w:t>
      </w:r>
      <w:r w:rsidRPr="00EF4898">
        <w:rPr>
          <w:highlight w:val="lightGray"/>
        </w:rPr>
        <w:t>BRAND</w:t>
      </w:r>
      <w:r>
        <w:t xml:space="preserve">) were filled with moist, sterile potting media (Sunshine Mix No. 4, Sun Gro Horticulture, Agawam, MA, United States). Pots were placed in solid cache trays and constantly bottom-watered with municipal tap water. </w:t>
      </w:r>
    </w:p>
    <w:p w14:paraId="2462370C" w14:textId="77777777" w:rsidR="008A0234" w:rsidRPr="00B15211" w:rsidRDefault="008A0234" w:rsidP="008A0234">
      <w:r>
        <w:t>Seed bank samples were sown by pouring 75 mL sediment over the top of each seedling pot (n = 8 per estuary and disturbance condition) while constantly agitating the homogenized seed bank sample. Seeds were allowed to germinate for 5 weeks, at which time all individuals were counted and removed. The seedling trays were observed for any further germination for another 7-10 days, at which time the samples were discarded. Any species that could not be identified were labelled and transplanted into 38 P plug trays (</w:t>
      </w:r>
      <w:r w:rsidRPr="00780ABE">
        <w:rPr>
          <w:highlight w:val="lightGray"/>
        </w:rPr>
        <w:t>BRAND</w:t>
      </w:r>
      <w:r>
        <w:t xml:space="preserve">) with the same growing media and growing conditions until a positive identification could be made. Representative specimens used to confirm seedling identification were pressed and made available as </w:t>
      </w:r>
      <w:commentRangeStart w:id="2"/>
      <w:r>
        <w:t>herbaria</w:t>
      </w:r>
      <w:commentRangeEnd w:id="2"/>
      <w:r>
        <w:rPr>
          <w:rStyle w:val="CommentReference"/>
        </w:rPr>
        <w:commentReference w:id="2"/>
      </w:r>
      <w:r>
        <w:t xml:space="preserve">. </w:t>
      </w:r>
    </w:p>
    <w:p w14:paraId="66E68CD1" w14:textId="77777777" w:rsidR="008A0234" w:rsidRDefault="008A0234" w:rsidP="008A0234">
      <w:pPr>
        <w:pStyle w:val="Heading2"/>
      </w:pPr>
      <w:r>
        <w:lastRenderedPageBreak/>
        <w:t>Analysis</w:t>
      </w:r>
    </w:p>
    <w:p w14:paraId="2B0FF51C" w14:textId="3A5CD6EA" w:rsidR="001B2B9F" w:rsidRDefault="0025535F" w:rsidP="00EF68AC">
      <w:pPr>
        <w:rPr>
          <w:ins w:id="3" w:author="n" w:date="2022-11-17T09:27:00Z"/>
        </w:rPr>
      </w:pPr>
      <w:r>
        <w:t>W</w:t>
      </w:r>
      <w:r w:rsidR="0010261D">
        <w:t>e</w:t>
      </w:r>
      <w:r>
        <w:t xml:space="preserve"> </w:t>
      </w:r>
      <w:commentRangeStart w:id="4"/>
      <w:commentRangeStart w:id="5"/>
      <w:commentRangeStart w:id="6"/>
      <w:r>
        <w:t xml:space="preserve">fit </w:t>
      </w:r>
      <w:commentRangeEnd w:id="4"/>
      <w:r w:rsidR="000069C6">
        <w:rPr>
          <w:rStyle w:val="CommentReference"/>
        </w:rPr>
        <w:commentReference w:id="4"/>
      </w:r>
      <w:commentRangeEnd w:id="5"/>
      <w:r w:rsidR="00B64BB7">
        <w:rPr>
          <w:rStyle w:val="CommentReference"/>
        </w:rPr>
        <w:commentReference w:id="5"/>
      </w:r>
      <w:commentRangeEnd w:id="6"/>
      <w:r w:rsidR="001B2B9F">
        <w:rPr>
          <w:rStyle w:val="CommentReference"/>
        </w:rPr>
        <w:commentReference w:id="6"/>
      </w:r>
      <w:r>
        <w:t>generalized linear models (</w:t>
      </w:r>
      <w:r w:rsidR="0010261D" w:rsidRPr="0010261D">
        <w:rPr>
          <w:highlight w:val="lightGray"/>
        </w:rPr>
        <w:t>package</w:t>
      </w:r>
      <w:r>
        <w:t xml:space="preserve">) to test </w:t>
      </w:r>
      <w:r w:rsidR="0010261D">
        <w:t xml:space="preserve">significant differences </w:t>
      </w:r>
      <w:commentRangeStart w:id="7"/>
      <w:r w:rsidR="0010261D">
        <w:t>in vegetation and surface seed bank response between disturbance categories</w:t>
      </w:r>
      <w:commentRangeEnd w:id="7"/>
      <w:r w:rsidR="001B2B9F">
        <w:rPr>
          <w:rStyle w:val="CommentReference"/>
        </w:rPr>
        <w:commentReference w:id="7"/>
      </w:r>
      <w:r w:rsidR="0010261D">
        <w:t xml:space="preserve">. </w:t>
      </w:r>
      <w:ins w:id="8" w:author="n" w:date="2022-11-17T09:27:00Z">
        <w:r w:rsidR="001B2B9F">
          <w:t xml:space="preserve">Model </w:t>
        </w:r>
      </w:ins>
      <w:ins w:id="9" w:author="n" w:date="2022-11-17T09:28:00Z">
        <w:r w:rsidR="001B2B9F">
          <w:t>validation?</w:t>
        </w:r>
      </w:ins>
    </w:p>
    <w:p w14:paraId="52851F88" w14:textId="32EE0472" w:rsidR="0010261D" w:rsidRDefault="0010261D" w:rsidP="00EF68AC">
      <w:pPr>
        <w:rPr>
          <w:ins w:id="10" w:author="n" w:date="2022-11-17T09:28:00Z"/>
        </w:rPr>
      </w:pPr>
      <w:r>
        <w:t>We used</w:t>
      </w:r>
      <w:r w:rsidR="00C03C3D">
        <w:t xml:space="preserve"> </w:t>
      </w:r>
      <w:commentRangeStart w:id="11"/>
      <w:r w:rsidR="00C03C3D">
        <w:t>indicator species analysis</w:t>
      </w:r>
      <w:commentRangeEnd w:id="11"/>
      <w:r w:rsidR="001B2B9F">
        <w:rPr>
          <w:rStyle w:val="CommentReference"/>
        </w:rPr>
        <w:commentReference w:id="11"/>
      </w:r>
      <w:r w:rsidR="00C03C3D">
        <w:t xml:space="preserve"> (</w:t>
      </w:r>
      <w:r w:rsidR="00C03C3D" w:rsidRPr="0010261D">
        <w:rPr>
          <w:highlight w:val="lightGray"/>
        </w:rPr>
        <w:t>package</w:t>
      </w:r>
      <w:r w:rsidR="00C03C3D">
        <w:t>) to determine which species were significantly characterizing the above-ground vegetation and surface seed bank in each disturbance condition.</w:t>
      </w:r>
      <w:r>
        <w:t xml:space="preserve"> </w:t>
      </w:r>
    </w:p>
    <w:p w14:paraId="702D4EF2" w14:textId="39D06F96" w:rsidR="001B2B9F" w:rsidRDefault="001B2B9F" w:rsidP="00EF68AC">
      <w:ins w:id="12" w:author="n" w:date="2022-11-17T09:28:00Z">
        <w:r>
          <w:t>Needs to clearly answer original questions</w:t>
        </w:r>
      </w:ins>
      <w:ins w:id="13" w:author="n" w:date="2022-11-17T09:29:00Z">
        <w:r>
          <w:t>, so you’ll need to be explicit about how these two methods accomplish that.</w:t>
        </w:r>
      </w:ins>
    </w:p>
    <w:p w14:paraId="1A2F7166" w14:textId="291E1AD7" w:rsidR="00EF68AC" w:rsidRDefault="00EF68AC" w:rsidP="00EF68AC"/>
    <w:p w14:paraId="4A0A77CB" w14:textId="0EA27BB8" w:rsidR="00EF68AC" w:rsidRDefault="00EF68AC">
      <w:r>
        <w:br w:type="page"/>
      </w:r>
    </w:p>
    <w:p w14:paraId="0A70F493" w14:textId="6E810B16" w:rsidR="00EF68AC" w:rsidRDefault="00EF68AC" w:rsidP="00EF68AC">
      <w:pPr>
        <w:pStyle w:val="Heading1"/>
      </w:pPr>
      <w:bookmarkStart w:id="14" w:name="_Hlk116647095"/>
      <w:r>
        <w:lastRenderedPageBreak/>
        <w:t>Results</w:t>
      </w:r>
    </w:p>
    <w:bookmarkEnd w:id="14"/>
    <w:p w14:paraId="37871EFB" w14:textId="77777777" w:rsidR="00B424B5" w:rsidRDefault="00B424B5" w:rsidP="00B424B5">
      <w:commentRangeStart w:id="15"/>
      <w:r>
        <w:t>Tall</w:t>
      </w:r>
      <w:commentRangeEnd w:id="15"/>
      <w:r w:rsidR="005D17F7">
        <w:rPr>
          <w:rStyle w:val="CommentReference"/>
        </w:rPr>
        <w:commentReference w:id="15"/>
      </w:r>
      <w:r>
        <w:t xml:space="preserve">, perennial graminoids (TPG) are the response variable of interest because they are the dominant species group in high marsh estuarine communities. </w:t>
      </w:r>
    </w:p>
    <w:p w14:paraId="55BC4F89" w14:textId="116BCD67" w:rsidR="00B424B5" w:rsidRDefault="00B424B5" w:rsidP="00B424B5">
      <w:pPr>
        <w:pStyle w:val="NoSpacing"/>
        <w:numPr>
          <w:ilvl w:val="0"/>
          <w:numId w:val="15"/>
        </w:numPr>
      </w:pPr>
      <w:r>
        <w:t>In above ground vegetation, there is no significant difference in cover abundance of TPGs between 10-year old exclosures and Undisturbed sites (</w:t>
      </w:r>
      <w:r>
        <w:fldChar w:fldCharType="begin"/>
      </w:r>
      <w:r>
        <w:instrText xml:space="preserve"> REF _Ref112945173 \h  \* MERGEFORMAT </w:instrText>
      </w:r>
      <w:r>
        <w:fldChar w:fldCharType="separate"/>
      </w:r>
      <w:r w:rsidR="005071E8">
        <w:t xml:space="preserve">Figure </w:t>
      </w:r>
      <w:r w:rsidR="005071E8">
        <w:rPr>
          <w:noProof/>
        </w:rPr>
        <w:t>1</w:t>
      </w:r>
      <w:r>
        <w:fldChar w:fldCharType="end"/>
      </w:r>
      <w:r>
        <w:t xml:space="preserve">). This supports our first hypothesis. </w:t>
      </w:r>
    </w:p>
    <w:p w14:paraId="34441822" w14:textId="4F3BF1D5" w:rsidR="00B424B5" w:rsidRDefault="00B424B5" w:rsidP="00B424B5">
      <w:pPr>
        <w:pStyle w:val="NoSpacing"/>
        <w:numPr>
          <w:ilvl w:val="1"/>
          <w:numId w:val="15"/>
        </w:numPr>
      </w:pPr>
      <w:r>
        <w:t xml:space="preserve">Not surprisingly, Grubbed sites have significantly lower TPG </w:t>
      </w:r>
      <w:r w:rsidR="00603981">
        <w:t xml:space="preserve">above-ground </w:t>
      </w:r>
      <w:r>
        <w:t>cover than Undisturbed sites (p = 0.0236), and 1-year old exclosures have nearly significant less TPG cover than Undisturbed sites (p = 0.0906)</w:t>
      </w:r>
      <w:r w:rsidR="00CC688F">
        <w:t xml:space="preserve">; (temp fig at </w:t>
      </w:r>
      <w:r w:rsidR="00CC688F">
        <w:fldChar w:fldCharType="begin"/>
      </w:r>
      <w:r w:rsidR="00CC688F">
        <w:instrText xml:space="preserve"> REF _Ref119066111 \h </w:instrText>
      </w:r>
      <w:r w:rsidR="00CC688F">
        <w:fldChar w:fldCharType="separate"/>
      </w:r>
      <w:r w:rsidR="00CC688F">
        <w:t xml:space="preserve">Figure </w:t>
      </w:r>
      <w:r w:rsidR="00CC688F">
        <w:rPr>
          <w:noProof/>
        </w:rPr>
        <w:t>7</w:t>
      </w:r>
      <w:r w:rsidR="00CC688F">
        <w:fldChar w:fldCharType="end"/>
      </w:r>
      <w:r w:rsidR="00CC688F">
        <w:t>)</w:t>
      </w:r>
      <w:r>
        <w:t xml:space="preserve">. </w:t>
      </w:r>
    </w:p>
    <w:p w14:paraId="335E9044" w14:textId="351112BF" w:rsidR="00B424B5" w:rsidRDefault="00B424B5" w:rsidP="00B424B5">
      <w:pPr>
        <w:pStyle w:val="NoSpacing"/>
        <w:numPr>
          <w:ilvl w:val="0"/>
          <w:numId w:val="15"/>
        </w:numPr>
      </w:pPr>
      <w:r>
        <w:t>Surface seed bank composition of TPGs varied by estuary and disturbance (</w:t>
      </w:r>
      <w:r>
        <w:fldChar w:fldCharType="begin"/>
      </w:r>
      <w:r>
        <w:instrText xml:space="preserve"> REF _Ref112945173 \h  \* MERGEFORMAT </w:instrText>
      </w:r>
      <w:r>
        <w:fldChar w:fldCharType="separate"/>
      </w:r>
      <w:r w:rsidR="005071E8">
        <w:t xml:space="preserve">Figure </w:t>
      </w:r>
      <w:r w:rsidR="005071E8">
        <w:rPr>
          <w:noProof/>
        </w:rPr>
        <w:t>1</w:t>
      </w:r>
      <w:r>
        <w:fldChar w:fldCharType="end"/>
      </w:r>
      <w:r>
        <w:t xml:space="preserve">). </w:t>
      </w:r>
    </w:p>
    <w:p w14:paraId="4DD15838" w14:textId="77C8A181" w:rsidR="00B424B5" w:rsidRDefault="00B424B5" w:rsidP="00B424B5">
      <w:pPr>
        <w:pStyle w:val="NoSpacing"/>
        <w:numPr>
          <w:ilvl w:val="1"/>
          <w:numId w:val="15"/>
        </w:numPr>
      </w:pPr>
      <w:r>
        <w:t xml:space="preserve">Nanaimo Estuary had significantly </w:t>
      </w:r>
      <w:r w:rsidR="00C94FCC">
        <w:t xml:space="preserve">lower TPG seed abundance </w:t>
      </w:r>
      <w:r>
        <w:t xml:space="preserve">(p = 0.0242). </w:t>
      </w:r>
    </w:p>
    <w:p w14:paraId="73323C2D" w14:textId="4C8BCFA1" w:rsidR="00B424B5" w:rsidRDefault="00B424B5" w:rsidP="00B424B5">
      <w:pPr>
        <w:pStyle w:val="NoSpacing"/>
        <w:numPr>
          <w:ilvl w:val="1"/>
          <w:numId w:val="15"/>
        </w:numPr>
      </w:pPr>
      <w:r>
        <w:t xml:space="preserve">Grubbed sites have significantly </w:t>
      </w:r>
      <w:r w:rsidR="00886CC9">
        <w:t>lower</w:t>
      </w:r>
      <w:r>
        <w:t xml:space="preserve"> TPG seed</w:t>
      </w:r>
      <w:r w:rsidR="00886CC9">
        <w:t xml:space="preserve"> abundance</w:t>
      </w:r>
      <w:r>
        <w:t>, regardless of estuary (p = 0.0553)</w:t>
      </w:r>
      <w:r w:rsidR="00FA116F">
        <w:t xml:space="preserve">; (temp fig at </w:t>
      </w:r>
      <w:r w:rsidR="00FA116F">
        <w:fldChar w:fldCharType="begin"/>
      </w:r>
      <w:r w:rsidR="00FA116F">
        <w:instrText xml:space="preserve"> REF _Ref119066255 \h </w:instrText>
      </w:r>
      <w:r w:rsidR="00FA116F">
        <w:fldChar w:fldCharType="separate"/>
      </w:r>
      <w:r w:rsidR="00FA116F">
        <w:t xml:space="preserve">Figure </w:t>
      </w:r>
      <w:r w:rsidR="00FA116F">
        <w:rPr>
          <w:noProof/>
        </w:rPr>
        <w:t>8</w:t>
      </w:r>
      <w:r w:rsidR="00FA116F">
        <w:fldChar w:fldCharType="end"/>
      </w:r>
      <w:r w:rsidR="00FA116F">
        <w:t xml:space="preserve">). </w:t>
      </w:r>
    </w:p>
    <w:p w14:paraId="693B7066" w14:textId="42C8D36F" w:rsidR="00B424B5" w:rsidRDefault="00B424B5" w:rsidP="00B424B5">
      <w:pPr>
        <w:pStyle w:val="NoSpacing"/>
        <w:numPr>
          <w:ilvl w:val="0"/>
          <w:numId w:val="15"/>
        </w:numPr>
      </w:pPr>
      <w:r>
        <w:t>Despite the functional group of TPGs recovering according to expectation, species composition has significantly changed in the above-ground and surface seed bank (</w:t>
      </w:r>
      <w:r>
        <w:fldChar w:fldCharType="begin"/>
      </w:r>
      <w:r>
        <w:instrText xml:space="preserve"> REF _Ref117853221 \h  \* MERGEFORMAT </w:instrText>
      </w:r>
      <w:r>
        <w:fldChar w:fldCharType="separate"/>
      </w:r>
      <w:r w:rsidR="005071E8">
        <w:t xml:space="preserve">Table </w:t>
      </w:r>
      <w:r w:rsidR="005071E8">
        <w:rPr>
          <w:noProof/>
        </w:rPr>
        <w:t>2</w:t>
      </w:r>
      <w:r>
        <w:fldChar w:fldCharType="end"/>
      </w:r>
      <w:r>
        <w:t xml:space="preserve">).  </w:t>
      </w:r>
    </w:p>
    <w:p w14:paraId="2853E22E" w14:textId="77777777" w:rsidR="00B424B5" w:rsidRDefault="00B424B5" w:rsidP="00B424B5">
      <w:pPr>
        <w:pStyle w:val="NoSpacing"/>
        <w:numPr>
          <w:ilvl w:val="1"/>
          <w:numId w:val="15"/>
        </w:numPr>
      </w:pPr>
      <w:r>
        <w:t xml:space="preserve">Indicator species analysis characterized above-ground vegetation in Undisturbed sites by two native TPGs and one native forb, while 10-year old exclosures were characterized by an exotic TPG. A second native forb may characterize both these disturbance conditions. </w:t>
      </w:r>
    </w:p>
    <w:p w14:paraId="3518D27B" w14:textId="77777777" w:rsidR="00B424B5" w:rsidRDefault="00B424B5" w:rsidP="00B424B5">
      <w:pPr>
        <w:pStyle w:val="NoSpacing"/>
        <w:numPr>
          <w:ilvl w:val="1"/>
          <w:numId w:val="15"/>
        </w:numPr>
      </w:pPr>
      <w:r>
        <w:t xml:space="preserve">10-year old and Undisturbed sites were both significantly characterized by exotic TPG in the surface seed bank. </w:t>
      </w:r>
    </w:p>
    <w:p w14:paraId="144F955F" w14:textId="77777777" w:rsidR="00B424B5" w:rsidRDefault="00B424B5" w:rsidP="00B424B5">
      <w:pPr>
        <w:pStyle w:val="NoSpacing"/>
        <w:numPr>
          <w:ilvl w:val="1"/>
          <w:numId w:val="15"/>
        </w:numPr>
      </w:pPr>
      <w:r>
        <w:t xml:space="preserve">Surface seed banks in 10-year old exclosures include native TPG </w:t>
      </w:r>
      <w:r w:rsidRPr="00B57841">
        <w:rPr>
          <w:i/>
        </w:rPr>
        <w:t xml:space="preserve">Juncus balticus </w:t>
      </w:r>
      <w:r>
        <w:t xml:space="preserve">and native forb </w:t>
      </w:r>
      <w:r w:rsidRPr="00B57841">
        <w:rPr>
          <w:i/>
        </w:rPr>
        <w:t>Triglochin maritima</w:t>
      </w:r>
      <w:r>
        <w:t xml:space="preserve">, which are the same indicator species as above-ground vegetation in Undisturbed sites. </w:t>
      </w:r>
    </w:p>
    <w:p w14:paraId="4C222B70" w14:textId="77777777" w:rsidR="00B424B5" w:rsidRDefault="00B424B5" w:rsidP="00B424B5">
      <w:pPr>
        <w:pStyle w:val="NoSpacing"/>
        <w:numPr>
          <w:ilvl w:val="2"/>
          <w:numId w:val="15"/>
        </w:numPr>
      </w:pPr>
      <w:r>
        <w:t xml:space="preserve">However, the surface seed bank indicator species in 10-year old exclosures are different from the above-ground counterpart indicator species in 10-year old exclosures, </w:t>
      </w:r>
      <w:r w:rsidRPr="00B57841">
        <w:rPr>
          <w:i/>
        </w:rPr>
        <w:t>Agrostis stolonifera</w:t>
      </w:r>
      <w:r>
        <w:t xml:space="preserve">. This suggests competitive recruitment of exotic species following disturbance.  </w:t>
      </w:r>
    </w:p>
    <w:p w14:paraId="55E93DEE" w14:textId="0BEDA274" w:rsidR="00B424B5" w:rsidRDefault="00B424B5" w:rsidP="00B424B5">
      <w:pPr>
        <w:pStyle w:val="NoSpacing"/>
        <w:numPr>
          <w:ilvl w:val="0"/>
          <w:numId w:val="15"/>
        </w:numPr>
      </w:pPr>
      <w:r>
        <w:t xml:space="preserve">It is especially apparent that abundances of species present in the surface seed bank are not </w:t>
      </w:r>
      <w:r w:rsidR="00886CC9">
        <w:t>always proportional</w:t>
      </w:r>
      <w:r>
        <w:t xml:space="preserve"> to the abundance of the same species in the above ground vegetation (</w:t>
      </w:r>
      <w:r w:rsidR="00CB03DC">
        <w:fldChar w:fldCharType="begin"/>
      </w:r>
      <w:r w:rsidR="00CB03DC">
        <w:instrText xml:space="preserve"> REF _Ref117853221 \h </w:instrText>
      </w:r>
      <w:r w:rsidR="00CB03DC">
        <w:fldChar w:fldCharType="separate"/>
      </w:r>
      <w:r w:rsidR="00CB03DC">
        <w:t xml:space="preserve">Table </w:t>
      </w:r>
      <w:r w:rsidR="00CB03DC">
        <w:rPr>
          <w:noProof/>
        </w:rPr>
        <w:t>2</w:t>
      </w:r>
      <w:r w:rsidR="00CB03DC">
        <w:fldChar w:fldCharType="end"/>
      </w:r>
      <w:r w:rsidR="00886CC9">
        <w:t xml:space="preserve">, </w:t>
      </w:r>
      <w:r w:rsidR="00800D4E">
        <w:fldChar w:fldCharType="begin"/>
      </w:r>
      <w:r w:rsidR="00800D4E">
        <w:instrText xml:space="preserve"> REF _Ref119065116 \h </w:instrText>
      </w:r>
      <w:r w:rsidR="00800D4E">
        <w:fldChar w:fldCharType="separate"/>
      </w:r>
      <w:r w:rsidR="00800D4E">
        <w:t xml:space="preserve">Figure </w:t>
      </w:r>
      <w:r w:rsidR="00800D4E">
        <w:rPr>
          <w:noProof/>
        </w:rPr>
        <w:t>2</w:t>
      </w:r>
      <w:r w:rsidR="00800D4E">
        <w:fldChar w:fldCharType="end"/>
      </w:r>
      <w:r>
        <w:t>).</w:t>
      </w:r>
    </w:p>
    <w:p w14:paraId="6FF9AFEB" w14:textId="77777777" w:rsidR="00B424B5" w:rsidRDefault="00B424B5" w:rsidP="00B424B5">
      <w:pPr>
        <w:pStyle w:val="NoSpacing"/>
        <w:numPr>
          <w:ilvl w:val="1"/>
          <w:numId w:val="15"/>
        </w:numPr>
      </w:pPr>
      <w:r>
        <w:t xml:space="preserve">Grubbed sites and 1-year old exclosures have greater species richness of indicator species in above-ground vegetation, but their surface seed banks are dominated by two species (neither of which are TPGs): </w:t>
      </w:r>
      <w:r>
        <w:rPr>
          <w:i/>
        </w:rPr>
        <w:t>Eleocharis parvula</w:t>
      </w:r>
      <w:r>
        <w:t xml:space="preserve">, and </w:t>
      </w:r>
      <w:r>
        <w:rPr>
          <w:i/>
        </w:rPr>
        <w:t>Spergularia canadensis</w:t>
      </w:r>
      <w:r>
        <w:t xml:space="preserve">. </w:t>
      </w:r>
    </w:p>
    <w:p w14:paraId="58DED01E" w14:textId="77777777" w:rsidR="00B424B5" w:rsidRDefault="00B424B5" w:rsidP="00B424B5">
      <w:pPr>
        <w:pStyle w:val="NoSpacing"/>
        <w:numPr>
          <w:ilvl w:val="1"/>
          <w:numId w:val="15"/>
        </w:numPr>
      </w:pPr>
      <w:r>
        <w:t xml:space="preserve">Undisturbed sites and 10-year old exclosures have a greater richness in the surface seed bank, with some species of greater abundance similar to the Grubbed and 1-year old exclosures. Some TPG seeds had high abundance in the surface seed bank, such as native rush </w:t>
      </w:r>
      <w:r>
        <w:rPr>
          <w:i/>
        </w:rPr>
        <w:t>Juncus balticus</w:t>
      </w:r>
      <w:r>
        <w:t xml:space="preserve">, and exotic grass species </w:t>
      </w:r>
      <w:r>
        <w:rPr>
          <w:i/>
        </w:rPr>
        <w:t>A. stolonifera</w:t>
      </w:r>
      <w:r>
        <w:t xml:space="preserve">. </w:t>
      </w:r>
    </w:p>
    <w:p w14:paraId="76E2F193" w14:textId="1DAD8F33" w:rsidR="00B424B5" w:rsidRDefault="00B424B5" w:rsidP="00B424B5">
      <w:pPr>
        <w:pStyle w:val="NoSpacing"/>
        <w:numPr>
          <w:ilvl w:val="2"/>
          <w:numId w:val="15"/>
        </w:numPr>
      </w:pPr>
      <w:r>
        <w:t xml:space="preserve">Notably, abundance of native keystone sedge </w:t>
      </w:r>
      <w:r>
        <w:rPr>
          <w:i/>
        </w:rPr>
        <w:t>Carex lyngbyei</w:t>
      </w:r>
      <w:r>
        <w:t xml:space="preserve"> was greatest in Undisturbed sites in Little Qualicum Estuary</w:t>
      </w:r>
      <w:r w:rsidR="00800D4E">
        <w:t>, although this accounted for less than 20% of all seed relative abundance</w:t>
      </w:r>
      <w:r>
        <w:t xml:space="preserve">. However, </w:t>
      </w:r>
      <w:r>
        <w:rPr>
          <w:i/>
        </w:rPr>
        <w:t>J. balticus</w:t>
      </w:r>
      <w:r>
        <w:t xml:space="preserve"> was twice as abundant, and </w:t>
      </w:r>
      <w:r>
        <w:rPr>
          <w:i/>
        </w:rPr>
        <w:t>A. stolonifera</w:t>
      </w:r>
      <w:r>
        <w:t xml:space="preserve"> approx. five times as abundant in the surface seed bank.  </w:t>
      </w:r>
    </w:p>
    <w:p w14:paraId="7B5A9D11" w14:textId="77777777" w:rsidR="00B424B5" w:rsidRDefault="00B424B5" w:rsidP="00B424B5">
      <w:pPr>
        <w:pStyle w:val="NoSpacing"/>
      </w:pPr>
    </w:p>
    <w:p w14:paraId="5E48A15D" w14:textId="77777777" w:rsidR="00B424B5" w:rsidRDefault="00B424B5" w:rsidP="00B424B5">
      <w:pPr>
        <w:pStyle w:val="NoSpacing"/>
      </w:pPr>
    </w:p>
    <w:p w14:paraId="2363674C" w14:textId="77777777" w:rsidR="00B424B5" w:rsidRDefault="00B424B5" w:rsidP="00B424B5">
      <w:pPr>
        <w:pStyle w:val="NoSpacing"/>
      </w:pPr>
    </w:p>
    <w:p w14:paraId="377E8169" w14:textId="77777777" w:rsidR="00B424B5" w:rsidRDefault="00B424B5" w:rsidP="00B424B5">
      <w:pPr>
        <w:pStyle w:val="NoSpacing"/>
      </w:pPr>
    </w:p>
    <w:p w14:paraId="090579F9" w14:textId="77777777" w:rsidR="00B424B5" w:rsidRDefault="00B424B5" w:rsidP="00B424B5">
      <w:pPr>
        <w:pStyle w:val="NoSpacing"/>
      </w:pPr>
    </w:p>
    <w:p w14:paraId="32250958" w14:textId="77777777" w:rsidR="00B424B5" w:rsidRDefault="00B424B5" w:rsidP="00B424B5">
      <w:pPr>
        <w:pStyle w:val="NoSpacing"/>
      </w:pPr>
    </w:p>
    <w:p w14:paraId="51E43E2C" w14:textId="77777777" w:rsidR="00B424B5" w:rsidRDefault="00B424B5" w:rsidP="00B424B5">
      <w:pPr>
        <w:keepNext/>
      </w:pPr>
      <w:r>
        <w:rPr>
          <w:noProof/>
        </w:rPr>
        <w:drawing>
          <wp:inline distT="0" distB="0" distL="0" distR="0" wp14:anchorId="60933D2B" wp14:editId="0B9E82A0">
            <wp:extent cx="5989467" cy="39929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89467" cy="3992978"/>
                    </a:xfrm>
                    <a:prstGeom prst="rect">
                      <a:avLst/>
                    </a:prstGeom>
                    <a:noFill/>
                  </pic:spPr>
                </pic:pic>
              </a:graphicData>
            </a:graphic>
          </wp:inline>
        </w:drawing>
      </w:r>
    </w:p>
    <w:p w14:paraId="3C320995" w14:textId="7C10FC8B" w:rsidR="00B424B5" w:rsidRDefault="00B424B5" w:rsidP="00B424B5">
      <w:pPr>
        <w:pStyle w:val="Caption"/>
      </w:pPr>
      <w:bookmarkStart w:id="16" w:name="_Ref112945173"/>
      <w:r>
        <w:t xml:space="preserve">Figure </w:t>
      </w:r>
      <w:r w:rsidR="005072A2">
        <w:fldChar w:fldCharType="begin"/>
      </w:r>
      <w:r w:rsidR="005072A2">
        <w:instrText xml:space="preserve"> SEQ Figure \* ARABIC </w:instrText>
      </w:r>
      <w:r w:rsidR="005072A2">
        <w:fldChar w:fldCharType="separate"/>
      </w:r>
      <w:r w:rsidR="009C177C">
        <w:rPr>
          <w:noProof/>
        </w:rPr>
        <w:t>1</w:t>
      </w:r>
      <w:r w:rsidR="005072A2">
        <w:rPr>
          <w:noProof/>
        </w:rPr>
        <w:fldChar w:fldCharType="end"/>
      </w:r>
      <w:bookmarkEnd w:id="16"/>
      <w:r>
        <w:t xml:space="preserve">. Above-ground cover abundance of key functional group ‘perennial graminoids (&gt; 10 cm)’ is not significantly different from undisturbed (reference) sites after 10 years. However, indicator species analysis reveals this above-ground cover is dominated by exotic graminoid species </w:t>
      </w:r>
      <w:r>
        <w:rPr>
          <w:i w:val="0"/>
        </w:rPr>
        <w:t>Agrostis stolonifera</w:t>
      </w:r>
      <w:r>
        <w:t>. Moreover, seed bank abundance of tall, perennial graminoids is significantly higher in 10-year old exclosures compared to other disturbance conditions, including undisturbed (reference) sites. Notably, there is nearly equal abundance of exotic and native graminoid seed in 10-year old exclosures, and significantly greater representation of exotic than native graminoid seed in undisturbed sites in Little Qualicum Estuary.</w:t>
      </w:r>
    </w:p>
    <w:p w14:paraId="66A66CAC" w14:textId="6BE38AEF" w:rsidR="00B424B5" w:rsidRDefault="00B424B5" w:rsidP="00B424B5"/>
    <w:p w14:paraId="1355F4E7" w14:textId="63A101FB" w:rsidR="00C15E46" w:rsidRDefault="00C15E46" w:rsidP="00B424B5"/>
    <w:p w14:paraId="32D5DFA3" w14:textId="6A259F25" w:rsidR="00C15E46" w:rsidRDefault="00C15E46" w:rsidP="00B424B5"/>
    <w:p w14:paraId="405737CA" w14:textId="6D661EFA" w:rsidR="00C15E46" w:rsidRDefault="00C15E46" w:rsidP="00B424B5"/>
    <w:p w14:paraId="01BF4EDE" w14:textId="40BE712E" w:rsidR="00C15E46" w:rsidRDefault="00C15E46" w:rsidP="00B424B5"/>
    <w:p w14:paraId="6508C28E" w14:textId="03D0C507" w:rsidR="00C15E46" w:rsidRDefault="00C15E46" w:rsidP="00B424B5"/>
    <w:p w14:paraId="7B234387" w14:textId="06A613F2" w:rsidR="00C15E46" w:rsidRDefault="00C15E46" w:rsidP="00B424B5"/>
    <w:p w14:paraId="2C57DC25" w14:textId="731D4D78" w:rsidR="00C15E46" w:rsidRDefault="00C15E46" w:rsidP="00B424B5"/>
    <w:p w14:paraId="4631DD6B" w14:textId="79CF0E36" w:rsidR="00C15E46" w:rsidRDefault="00C15E46" w:rsidP="00B424B5"/>
    <w:p w14:paraId="17612954" w14:textId="77777777" w:rsidR="00C15E46" w:rsidRPr="00EF54ED" w:rsidRDefault="00C15E46" w:rsidP="00B424B5"/>
    <w:p w14:paraId="19A3F0A2" w14:textId="5133B1D9" w:rsidR="00B424B5" w:rsidRDefault="00B424B5" w:rsidP="00B424B5">
      <w:pPr>
        <w:pStyle w:val="Caption"/>
        <w:keepNext/>
      </w:pPr>
      <w:bookmarkStart w:id="17" w:name="_Ref117853221"/>
      <w:commentRangeStart w:id="18"/>
      <w:r>
        <w:t xml:space="preserve">Table </w:t>
      </w:r>
      <w:commentRangeEnd w:id="18"/>
      <w:r w:rsidR="0055644B">
        <w:rPr>
          <w:rStyle w:val="CommentReference"/>
          <w:i w:val="0"/>
          <w:iCs w:val="0"/>
          <w:color w:val="auto"/>
        </w:rPr>
        <w:commentReference w:id="18"/>
      </w:r>
      <w:r w:rsidR="005072A2">
        <w:fldChar w:fldCharType="begin"/>
      </w:r>
      <w:r w:rsidR="005072A2">
        <w:instrText xml:space="preserve"> SEQ Table \* ARABIC </w:instrText>
      </w:r>
      <w:r w:rsidR="005072A2">
        <w:fldChar w:fldCharType="separate"/>
      </w:r>
      <w:r w:rsidR="005071E8">
        <w:rPr>
          <w:noProof/>
        </w:rPr>
        <w:t>2</w:t>
      </w:r>
      <w:r w:rsidR="005072A2">
        <w:rPr>
          <w:noProof/>
        </w:rPr>
        <w:fldChar w:fldCharType="end"/>
      </w:r>
      <w:bookmarkEnd w:id="17"/>
      <w:r>
        <w:t xml:space="preserve">. Indicator species analysis </w:t>
      </w:r>
      <w:r w:rsidR="00F11B73">
        <w:t xml:space="preserve">identifies </w:t>
      </w:r>
      <w:r>
        <w:t xml:space="preserve">which species significantly characterize the above-ground vegetation (left panel) and surface seed bank (right panel) for each disturbance condition, or combination of “recent” (1-year old exclosures and Grubbed sites) and “recovered” (10-year old exclosures and Undisturbed sites) disturbance conditions. </w:t>
      </w:r>
    </w:p>
    <w:tbl>
      <w:tblPr>
        <w:tblpPr w:leftFromText="180" w:rightFromText="180" w:vertAnchor="text" w:horzAnchor="page" w:tblpX="587" w:tblpY="54"/>
        <w:tblW w:w="11217" w:type="dxa"/>
        <w:tblLook w:val="04A0" w:firstRow="1" w:lastRow="0" w:firstColumn="1" w:lastColumn="0" w:noHBand="0" w:noVBand="1"/>
      </w:tblPr>
      <w:tblGrid>
        <w:gridCol w:w="1130"/>
        <w:gridCol w:w="1332"/>
        <w:gridCol w:w="2180"/>
        <w:gridCol w:w="960"/>
        <w:gridCol w:w="276"/>
        <w:gridCol w:w="959"/>
        <w:gridCol w:w="1332"/>
        <w:gridCol w:w="2250"/>
        <w:gridCol w:w="900"/>
      </w:tblGrid>
      <w:tr w:rsidR="001B68D1" w:rsidRPr="00377677" w14:paraId="04D1469E" w14:textId="77777777" w:rsidTr="00F70330">
        <w:trPr>
          <w:trHeight w:val="290"/>
        </w:trPr>
        <w:tc>
          <w:tcPr>
            <w:tcW w:w="5551" w:type="dxa"/>
            <w:gridSpan w:val="4"/>
            <w:tcBorders>
              <w:top w:val="nil"/>
              <w:left w:val="nil"/>
              <w:bottom w:val="nil"/>
              <w:right w:val="nil"/>
            </w:tcBorders>
            <w:shd w:val="clear" w:color="auto" w:fill="auto"/>
            <w:noWrap/>
            <w:vAlign w:val="bottom"/>
          </w:tcPr>
          <w:p w14:paraId="72729630" w14:textId="443419B4" w:rsidR="001B68D1" w:rsidRPr="00377677" w:rsidRDefault="001B68D1" w:rsidP="002835C7">
            <w:pPr>
              <w:spacing w:after="0" w:line="240" w:lineRule="auto"/>
              <w:jc w:val="center"/>
              <w:rPr>
                <w:rFonts w:eastAsia="Times New Roman" w:cstheme="minorHAnsi"/>
                <w:b/>
                <w:bCs/>
                <w:color w:val="000000"/>
              </w:rPr>
            </w:pPr>
            <w:r w:rsidRPr="00377677">
              <w:rPr>
                <w:rFonts w:eastAsia="Times New Roman" w:cstheme="minorHAnsi"/>
                <w:b/>
              </w:rPr>
              <w:t>Above-ground vegetation</w:t>
            </w:r>
          </w:p>
        </w:tc>
        <w:tc>
          <w:tcPr>
            <w:tcW w:w="276" w:type="dxa"/>
            <w:tcBorders>
              <w:top w:val="nil"/>
              <w:left w:val="nil"/>
              <w:bottom w:val="nil"/>
              <w:right w:val="nil"/>
            </w:tcBorders>
            <w:shd w:val="clear" w:color="auto" w:fill="auto"/>
            <w:noWrap/>
            <w:vAlign w:val="bottom"/>
          </w:tcPr>
          <w:p w14:paraId="30F89B69" w14:textId="77777777" w:rsidR="001B68D1" w:rsidRPr="00377677" w:rsidRDefault="001B68D1" w:rsidP="002835C7">
            <w:pPr>
              <w:spacing w:after="0" w:line="240" w:lineRule="auto"/>
              <w:jc w:val="center"/>
              <w:rPr>
                <w:rFonts w:eastAsia="Times New Roman" w:cstheme="minorHAnsi"/>
                <w:b/>
                <w:bCs/>
                <w:color w:val="000000"/>
              </w:rPr>
            </w:pPr>
          </w:p>
        </w:tc>
        <w:tc>
          <w:tcPr>
            <w:tcW w:w="5390" w:type="dxa"/>
            <w:gridSpan w:val="4"/>
            <w:tcBorders>
              <w:top w:val="nil"/>
              <w:left w:val="nil"/>
              <w:bottom w:val="nil"/>
              <w:right w:val="nil"/>
            </w:tcBorders>
            <w:shd w:val="clear" w:color="auto" w:fill="auto"/>
            <w:noWrap/>
            <w:vAlign w:val="bottom"/>
          </w:tcPr>
          <w:p w14:paraId="562FDA29" w14:textId="3206C267" w:rsidR="001B68D1" w:rsidRPr="00377677" w:rsidRDefault="001B68D1" w:rsidP="002835C7">
            <w:pPr>
              <w:spacing w:after="0" w:line="240" w:lineRule="auto"/>
              <w:jc w:val="center"/>
              <w:rPr>
                <w:rFonts w:eastAsia="Times New Roman" w:cstheme="minorHAnsi"/>
                <w:b/>
                <w:bCs/>
                <w:color w:val="000000"/>
              </w:rPr>
            </w:pPr>
            <w:r w:rsidRPr="00377677">
              <w:rPr>
                <w:rFonts w:eastAsia="Times New Roman" w:cstheme="minorHAnsi"/>
                <w:b/>
                <w:bCs/>
                <w:color w:val="000000"/>
              </w:rPr>
              <w:t>Surface seed bank</w:t>
            </w:r>
          </w:p>
        </w:tc>
      </w:tr>
      <w:tr w:rsidR="00B424B5" w:rsidRPr="00377677" w14:paraId="174261C9" w14:textId="77777777" w:rsidTr="001B68D1">
        <w:trPr>
          <w:trHeight w:val="290"/>
        </w:trPr>
        <w:tc>
          <w:tcPr>
            <w:tcW w:w="1130" w:type="dxa"/>
            <w:tcBorders>
              <w:top w:val="nil"/>
              <w:left w:val="nil"/>
              <w:bottom w:val="nil"/>
              <w:right w:val="nil"/>
            </w:tcBorders>
            <w:shd w:val="clear" w:color="auto" w:fill="auto"/>
            <w:noWrap/>
            <w:vAlign w:val="bottom"/>
            <w:hideMark/>
          </w:tcPr>
          <w:p w14:paraId="41532AC7" w14:textId="77777777" w:rsidR="00B424B5" w:rsidRPr="00377677" w:rsidRDefault="00B424B5" w:rsidP="002835C7">
            <w:pPr>
              <w:spacing w:after="0" w:line="240" w:lineRule="auto"/>
              <w:rPr>
                <w:rFonts w:eastAsia="Times New Roman" w:cstheme="minorHAnsi"/>
              </w:rPr>
            </w:pPr>
          </w:p>
        </w:tc>
        <w:tc>
          <w:tcPr>
            <w:tcW w:w="1281" w:type="dxa"/>
            <w:tcBorders>
              <w:top w:val="nil"/>
              <w:left w:val="nil"/>
              <w:bottom w:val="nil"/>
              <w:right w:val="nil"/>
            </w:tcBorders>
            <w:shd w:val="clear" w:color="auto" w:fill="auto"/>
            <w:vAlign w:val="center"/>
            <w:hideMark/>
          </w:tcPr>
          <w:p w14:paraId="2E9CE96A"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Disturbance</w:t>
            </w:r>
          </w:p>
        </w:tc>
        <w:tc>
          <w:tcPr>
            <w:tcW w:w="2180" w:type="dxa"/>
            <w:tcBorders>
              <w:top w:val="nil"/>
              <w:left w:val="nil"/>
              <w:bottom w:val="nil"/>
              <w:right w:val="nil"/>
            </w:tcBorders>
            <w:shd w:val="clear" w:color="auto" w:fill="auto"/>
            <w:noWrap/>
            <w:vAlign w:val="center"/>
            <w:hideMark/>
          </w:tcPr>
          <w:p w14:paraId="54B3482C"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Species</w:t>
            </w:r>
          </w:p>
        </w:tc>
        <w:tc>
          <w:tcPr>
            <w:tcW w:w="960" w:type="dxa"/>
            <w:tcBorders>
              <w:top w:val="nil"/>
              <w:left w:val="nil"/>
              <w:bottom w:val="nil"/>
              <w:right w:val="nil"/>
            </w:tcBorders>
            <w:shd w:val="clear" w:color="auto" w:fill="auto"/>
            <w:noWrap/>
            <w:vAlign w:val="center"/>
            <w:hideMark/>
          </w:tcPr>
          <w:p w14:paraId="7CE49074"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p-value</w:t>
            </w:r>
          </w:p>
        </w:tc>
        <w:tc>
          <w:tcPr>
            <w:tcW w:w="276" w:type="dxa"/>
            <w:tcBorders>
              <w:top w:val="nil"/>
              <w:left w:val="nil"/>
              <w:bottom w:val="nil"/>
              <w:right w:val="nil"/>
            </w:tcBorders>
            <w:shd w:val="clear" w:color="auto" w:fill="auto"/>
            <w:noWrap/>
            <w:vAlign w:val="bottom"/>
            <w:hideMark/>
          </w:tcPr>
          <w:p w14:paraId="6786B57D" w14:textId="77777777" w:rsidR="00B424B5" w:rsidRPr="00377677" w:rsidRDefault="00B424B5" w:rsidP="002835C7">
            <w:pPr>
              <w:spacing w:after="0" w:line="240" w:lineRule="auto"/>
              <w:jc w:val="center"/>
              <w:rPr>
                <w:rFonts w:eastAsia="Times New Roman" w:cstheme="minorHAnsi"/>
                <w:b/>
                <w:bCs/>
                <w:color w:val="000000"/>
              </w:rPr>
            </w:pPr>
          </w:p>
        </w:tc>
        <w:tc>
          <w:tcPr>
            <w:tcW w:w="959" w:type="dxa"/>
            <w:tcBorders>
              <w:top w:val="nil"/>
              <w:left w:val="nil"/>
              <w:bottom w:val="nil"/>
              <w:right w:val="nil"/>
            </w:tcBorders>
            <w:shd w:val="clear" w:color="auto" w:fill="auto"/>
            <w:noWrap/>
            <w:vAlign w:val="bottom"/>
            <w:hideMark/>
          </w:tcPr>
          <w:p w14:paraId="35ED6649" w14:textId="77777777" w:rsidR="00B424B5" w:rsidRPr="00377677" w:rsidRDefault="00B424B5" w:rsidP="002835C7">
            <w:pPr>
              <w:spacing w:after="0" w:line="240" w:lineRule="auto"/>
              <w:rPr>
                <w:rFonts w:eastAsia="Times New Roman" w:cstheme="minorHAnsi"/>
              </w:rPr>
            </w:pPr>
          </w:p>
        </w:tc>
        <w:tc>
          <w:tcPr>
            <w:tcW w:w="1281" w:type="dxa"/>
            <w:tcBorders>
              <w:top w:val="nil"/>
              <w:left w:val="nil"/>
              <w:bottom w:val="nil"/>
              <w:right w:val="nil"/>
            </w:tcBorders>
            <w:shd w:val="clear" w:color="auto" w:fill="auto"/>
            <w:vAlign w:val="center"/>
            <w:hideMark/>
          </w:tcPr>
          <w:p w14:paraId="6F79CB3E"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Disturbance</w:t>
            </w:r>
          </w:p>
        </w:tc>
        <w:tc>
          <w:tcPr>
            <w:tcW w:w="2250" w:type="dxa"/>
            <w:tcBorders>
              <w:top w:val="nil"/>
              <w:left w:val="nil"/>
              <w:bottom w:val="nil"/>
              <w:right w:val="nil"/>
            </w:tcBorders>
            <w:shd w:val="clear" w:color="auto" w:fill="auto"/>
            <w:noWrap/>
            <w:vAlign w:val="center"/>
            <w:hideMark/>
          </w:tcPr>
          <w:p w14:paraId="2E7709BA"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Species</w:t>
            </w:r>
          </w:p>
        </w:tc>
        <w:tc>
          <w:tcPr>
            <w:tcW w:w="900" w:type="dxa"/>
            <w:tcBorders>
              <w:top w:val="nil"/>
              <w:left w:val="nil"/>
              <w:bottom w:val="nil"/>
              <w:right w:val="nil"/>
            </w:tcBorders>
            <w:shd w:val="clear" w:color="auto" w:fill="auto"/>
            <w:noWrap/>
            <w:vAlign w:val="center"/>
            <w:hideMark/>
          </w:tcPr>
          <w:p w14:paraId="27BCF652" w14:textId="77777777" w:rsidR="00B424B5" w:rsidRPr="00377677" w:rsidRDefault="00B424B5" w:rsidP="002835C7">
            <w:pPr>
              <w:spacing w:after="0" w:line="240" w:lineRule="auto"/>
              <w:jc w:val="center"/>
              <w:rPr>
                <w:rFonts w:eastAsia="Times New Roman" w:cstheme="minorHAnsi"/>
                <w:b/>
                <w:bCs/>
                <w:color w:val="000000"/>
              </w:rPr>
            </w:pPr>
            <w:r w:rsidRPr="00377677">
              <w:rPr>
                <w:rFonts w:eastAsia="Times New Roman" w:cstheme="minorHAnsi"/>
                <w:b/>
                <w:bCs/>
                <w:color w:val="000000"/>
              </w:rPr>
              <w:t>p-value</w:t>
            </w:r>
          </w:p>
        </w:tc>
      </w:tr>
      <w:tr w:rsidR="00B424B5" w:rsidRPr="00377677" w14:paraId="0AA5F428" w14:textId="77777777" w:rsidTr="001B68D1">
        <w:trPr>
          <w:trHeight w:val="290"/>
        </w:trPr>
        <w:tc>
          <w:tcPr>
            <w:tcW w:w="1130" w:type="dxa"/>
            <w:vMerge w:val="restart"/>
            <w:tcBorders>
              <w:top w:val="single" w:sz="4" w:space="0" w:color="auto"/>
              <w:left w:val="nil"/>
              <w:bottom w:val="single" w:sz="4" w:space="0" w:color="000000"/>
              <w:right w:val="nil"/>
            </w:tcBorders>
            <w:shd w:val="clear" w:color="auto" w:fill="auto"/>
            <w:vAlign w:val="center"/>
            <w:hideMark/>
          </w:tcPr>
          <w:p w14:paraId="68AE261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Above Ground</w:t>
            </w:r>
          </w:p>
        </w:tc>
        <w:tc>
          <w:tcPr>
            <w:tcW w:w="1281" w:type="dxa"/>
            <w:vMerge w:val="restart"/>
            <w:tcBorders>
              <w:top w:val="single" w:sz="4" w:space="0" w:color="auto"/>
              <w:left w:val="nil"/>
              <w:bottom w:val="single" w:sz="4" w:space="0" w:color="000000"/>
              <w:right w:val="nil"/>
            </w:tcBorders>
            <w:shd w:val="clear" w:color="auto" w:fill="auto"/>
            <w:vAlign w:val="center"/>
            <w:hideMark/>
          </w:tcPr>
          <w:p w14:paraId="7BF965C0"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Grubbed</w:t>
            </w:r>
          </w:p>
        </w:tc>
        <w:tc>
          <w:tcPr>
            <w:tcW w:w="2180" w:type="dxa"/>
            <w:tcBorders>
              <w:top w:val="single" w:sz="4" w:space="0" w:color="auto"/>
              <w:left w:val="nil"/>
              <w:bottom w:val="single" w:sz="4" w:space="0" w:color="auto"/>
              <w:right w:val="nil"/>
            </w:tcBorders>
            <w:shd w:val="clear" w:color="auto" w:fill="auto"/>
            <w:noWrap/>
            <w:vAlign w:val="bottom"/>
            <w:hideMark/>
          </w:tcPr>
          <w:p w14:paraId="29C16592"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Eleocharis parvula</w:t>
            </w:r>
          </w:p>
        </w:tc>
        <w:tc>
          <w:tcPr>
            <w:tcW w:w="960" w:type="dxa"/>
            <w:tcBorders>
              <w:top w:val="single" w:sz="4" w:space="0" w:color="auto"/>
              <w:left w:val="nil"/>
              <w:bottom w:val="single" w:sz="4" w:space="0" w:color="auto"/>
              <w:right w:val="nil"/>
            </w:tcBorders>
            <w:shd w:val="clear" w:color="auto" w:fill="auto"/>
            <w:noWrap/>
            <w:vAlign w:val="bottom"/>
            <w:hideMark/>
          </w:tcPr>
          <w:p w14:paraId="7B625E63"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0.0033</w:t>
            </w:r>
          </w:p>
        </w:tc>
        <w:tc>
          <w:tcPr>
            <w:tcW w:w="276" w:type="dxa"/>
            <w:tcBorders>
              <w:top w:val="nil"/>
              <w:left w:val="nil"/>
              <w:bottom w:val="nil"/>
              <w:right w:val="nil"/>
            </w:tcBorders>
            <w:shd w:val="clear" w:color="000000" w:fill="E7E6E6"/>
            <w:noWrap/>
            <w:vAlign w:val="bottom"/>
            <w:hideMark/>
          </w:tcPr>
          <w:p w14:paraId="07CBFFB1"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val="restart"/>
            <w:tcBorders>
              <w:top w:val="single" w:sz="4" w:space="0" w:color="auto"/>
              <w:left w:val="nil"/>
              <w:bottom w:val="single" w:sz="4" w:space="0" w:color="000000"/>
              <w:right w:val="nil"/>
            </w:tcBorders>
            <w:shd w:val="clear" w:color="auto" w:fill="auto"/>
            <w:vAlign w:val="center"/>
            <w:hideMark/>
          </w:tcPr>
          <w:p w14:paraId="381CE95E"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Below Ground</w:t>
            </w:r>
          </w:p>
        </w:tc>
        <w:tc>
          <w:tcPr>
            <w:tcW w:w="1281" w:type="dxa"/>
            <w:tcBorders>
              <w:top w:val="single" w:sz="4" w:space="0" w:color="auto"/>
              <w:left w:val="nil"/>
              <w:bottom w:val="nil"/>
              <w:right w:val="nil"/>
            </w:tcBorders>
            <w:shd w:val="clear" w:color="auto" w:fill="auto"/>
            <w:vAlign w:val="center"/>
            <w:hideMark/>
          </w:tcPr>
          <w:p w14:paraId="48317A3D"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Grubbed</w:t>
            </w:r>
          </w:p>
        </w:tc>
        <w:tc>
          <w:tcPr>
            <w:tcW w:w="2250" w:type="dxa"/>
            <w:tcBorders>
              <w:top w:val="single" w:sz="4" w:space="0" w:color="auto"/>
              <w:left w:val="nil"/>
              <w:bottom w:val="single" w:sz="4" w:space="0" w:color="auto"/>
              <w:right w:val="nil"/>
            </w:tcBorders>
            <w:shd w:val="clear" w:color="auto" w:fill="auto"/>
            <w:noWrap/>
            <w:vAlign w:val="bottom"/>
            <w:hideMark/>
          </w:tcPr>
          <w:p w14:paraId="2D2B4DC1"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Salicornia depressa</w:t>
            </w:r>
          </w:p>
        </w:tc>
        <w:tc>
          <w:tcPr>
            <w:tcW w:w="900" w:type="dxa"/>
            <w:tcBorders>
              <w:top w:val="single" w:sz="4" w:space="0" w:color="auto"/>
              <w:left w:val="nil"/>
              <w:bottom w:val="single" w:sz="4" w:space="0" w:color="auto"/>
              <w:right w:val="nil"/>
            </w:tcBorders>
            <w:shd w:val="clear" w:color="auto" w:fill="auto"/>
            <w:noWrap/>
            <w:vAlign w:val="bottom"/>
            <w:hideMark/>
          </w:tcPr>
          <w:p w14:paraId="7152A58D"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0.0072</w:t>
            </w:r>
          </w:p>
        </w:tc>
      </w:tr>
      <w:tr w:rsidR="00B424B5" w:rsidRPr="00377677" w14:paraId="076A7DE9"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1B946598"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single" w:sz="4" w:space="0" w:color="auto"/>
              <w:left w:val="nil"/>
              <w:bottom w:val="single" w:sz="4" w:space="0" w:color="000000"/>
              <w:right w:val="nil"/>
            </w:tcBorders>
            <w:vAlign w:val="center"/>
            <w:hideMark/>
          </w:tcPr>
          <w:p w14:paraId="270A4180" w14:textId="77777777" w:rsidR="00B424B5" w:rsidRPr="00377677" w:rsidRDefault="00B424B5" w:rsidP="002835C7">
            <w:pPr>
              <w:spacing w:after="0" w:line="240" w:lineRule="auto"/>
              <w:rPr>
                <w:rFonts w:eastAsia="Times New Roman" w:cstheme="minorHAnsi"/>
                <w:color w:val="000000"/>
              </w:rPr>
            </w:pPr>
          </w:p>
        </w:tc>
        <w:tc>
          <w:tcPr>
            <w:tcW w:w="2180" w:type="dxa"/>
            <w:tcBorders>
              <w:top w:val="nil"/>
              <w:left w:val="nil"/>
              <w:bottom w:val="single" w:sz="4" w:space="0" w:color="auto"/>
              <w:right w:val="nil"/>
            </w:tcBorders>
            <w:shd w:val="clear" w:color="auto" w:fill="auto"/>
            <w:noWrap/>
            <w:vAlign w:val="bottom"/>
            <w:hideMark/>
          </w:tcPr>
          <w:p w14:paraId="4F7F97B4"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Cotula coronopifolia*</w:t>
            </w:r>
          </w:p>
        </w:tc>
        <w:tc>
          <w:tcPr>
            <w:tcW w:w="960" w:type="dxa"/>
            <w:tcBorders>
              <w:top w:val="nil"/>
              <w:left w:val="nil"/>
              <w:bottom w:val="single" w:sz="4" w:space="0" w:color="auto"/>
              <w:right w:val="nil"/>
            </w:tcBorders>
            <w:shd w:val="clear" w:color="auto" w:fill="auto"/>
            <w:noWrap/>
            <w:vAlign w:val="bottom"/>
            <w:hideMark/>
          </w:tcPr>
          <w:p w14:paraId="6CEBA3D0"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0.0397</w:t>
            </w:r>
          </w:p>
        </w:tc>
        <w:tc>
          <w:tcPr>
            <w:tcW w:w="276" w:type="dxa"/>
            <w:tcBorders>
              <w:top w:val="nil"/>
              <w:left w:val="nil"/>
              <w:bottom w:val="nil"/>
              <w:right w:val="nil"/>
            </w:tcBorders>
            <w:shd w:val="clear" w:color="000000" w:fill="E7E6E6"/>
            <w:noWrap/>
            <w:vAlign w:val="bottom"/>
            <w:hideMark/>
          </w:tcPr>
          <w:p w14:paraId="26F85115"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1F4B6979" w14:textId="77777777" w:rsidR="00B424B5" w:rsidRPr="00377677" w:rsidRDefault="00B424B5" w:rsidP="002835C7">
            <w:pPr>
              <w:spacing w:after="0" w:line="240" w:lineRule="auto"/>
              <w:rPr>
                <w:rFonts w:eastAsia="Times New Roman" w:cstheme="minorHAnsi"/>
                <w:color w:val="000000"/>
              </w:rPr>
            </w:pPr>
          </w:p>
        </w:tc>
        <w:tc>
          <w:tcPr>
            <w:tcW w:w="1281" w:type="dxa"/>
            <w:vMerge w:val="restart"/>
            <w:tcBorders>
              <w:top w:val="single" w:sz="4" w:space="0" w:color="auto"/>
              <w:left w:val="nil"/>
              <w:bottom w:val="single" w:sz="4" w:space="0" w:color="000000"/>
              <w:right w:val="nil"/>
            </w:tcBorders>
            <w:shd w:val="clear" w:color="auto" w:fill="auto"/>
            <w:vAlign w:val="center"/>
            <w:hideMark/>
          </w:tcPr>
          <w:p w14:paraId="2B1A0E71"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10-year old</w:t>
            </w:r>
          </w:p>
        </w:tc>
        <w:tc>
          <w:tcPr>
            <w:tcW w:w="2250" w:type="dxa"/>
            <w:tcBorders>
              <w:top w:val="nil"/>
              <w:left w:val="nil"/>
              <w:bottom w:val="single" w:sz="4" w:space="0" w:color="auto"/>
              <w:right w:val="nil"/>
            </w:tcBorders>
            <w:shd w:val="clear" w:color="auto" w:fill="auto"/>
            <w:noWrap/>
            <w:vAlign w:val="bottom"/>
            <w:hideMark/>
          </w:tcPr>
          <w:p w14:paraId="21A8C378"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Juncus balticus</w:t>
            </w:r>
          </w:p>
        </w:tc>
        <w:tc>
          <w:tcPr>
            <w:tcW w:w="900" w:type="dxa"/>
            <w:tcBorders>
              <w:top w:val="nil"/>
              <w:left w:val="nil"/>
              <w:bottom w:val="single" w:sz="4" w:space="0" w:color="auto"/>
              <w:right w:val="nil"/>
            </w:tcBorders>
            <w:shd w:val="clear" w:color="auto" w:fill="auto"/>
            <w:noWrap/>
            <w:vAlign w:val="bottom"/>
            <w:hideMark/>
          </w:tcPr>
          <w:p w14:paraId="625F91D5"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0.0001</w:t>
            </w:r>
          </w:p>
        </w:tc>
      </w:tr>
      <w:tr w:rsidR="00B424B5" w:rsidRPr="00377677" w14:paraId="76A7CBAB"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1B6D0BD8" w14:textId="77777777" w:rsidR="00B424B5" w:rsidRPr="00377677" w:rsidRDefault="00B424B5" w:rsidP="002835C7">
            <w:pPr>
              <w:spacing w:after="0" w:line="240" w:lineRule="auto"/>
              <w:rPr>
                <w:rFonts w:eastAsia="Times New Roman" w:cstheme="minorHAnsi"/>
                <w:color w:val="000000"/>
              </w:rPr>
            </w:pPr>
          </w:p>
        </w:tc>
        <w:tc>
          <w:tcPr>
            <w:tcW w:w="1281" w:type="dxa"/>
            <w:tcBorders>
              <w:top w:val="nil"/>
              <w:left w:val="nil"/>
              <w:bottom w:val="nil"/>
              <w:right w:val="nil"/>
            </w:tcBorders>
            <w:shd w:val="clear" w:color="auto" w:fill="auto"/>
            <w:vAlign w:val="bottom"/>
            <w:hideMark/>
          </w:tcPr>
          <w:p w14:paraId="416C19C9"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10-year old</w:t>
            </w:r>
          </w:p>
        </w:tc>
        <w:tc>
          <w:tcPr>
            <w:tcW w:w="2180" w:type="dxa"/>
            <w:tcBorders>
              <w:top w:val="nil"/>
              <w:left w:val="nil"/>
              <w:bottom w:val="single" w:sz="4" w:space="0" w:color="auto"/>
              <w:right w:val="nil"/>
            </w:tcBorders>
            <w:shd w:val="clear" w:color="auto" w:fill="auto"/>
            <w:noWrap/>
            <w:vAlign w:val="bottom"/>
            <w:hideMark/>
          </w:tcPr>
          <w:p w14:paraId="6B261653"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Agrostis stolonifera*</w:t>
            </w:r>
          </w:p>
        </w:tc>
        <w:tc>
          <w:tcPr>
            <w:tcW w:w="960" w:type="dxa"/>
            <w:tcBorders>
              <w:top w:val="nil"/>
              <w:left w:val="nil"/>
              <w:bottom w:val="single" w:sz="4" w:space="0" w:color="auto"/>
              <w:right w:val="nil"/>
            </w:tcBorders>
            <w:shd w:val="clear" w:color="auto" w:fill="auto"/>
            <w:noWrap/>
            <w:vAlign w:val="bottom"/>
            <w:hideMark/>
          </w:tcPr>
          <w:p w14:paraId="2F3353FB"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0.0001</w:t>
            </w:r>
          </w:p>
        </w:tc>
        <w:tc>
          <w:tcPr>
            <w:tcW w:w="276" w:type="dxa"/>
            <w:tcBorders>
              <w:top w:val="nil"/>
              <w:left w:val="nil"/>
              <w:bottom w:val="nil"/>
              <w:right w:val="nil"/>
            </w:tcBorders>
            <w:shd w:val="clear" w:color="000000" w:fill="E7E6E6"/>
            <w:noWrap/>
            <w:vAlign w:val="bottom"/>
            <w:hideMark/>
          </w:tcPr>
          <w:p w14:paraId="5F299854"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59C5A7AE"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single" w:sz="4" w:space="0" w:color="auto"/>
              <w:left w:val="nil"/>
              <w:bottom w:val="single" w:sz="4" w:space="0" w:color="000000"/>
              <w:right w:val="nil"/>
            </w:tcBorders>
            <w:vAlign w:val="center"/>
            <w:hideMark/>
          </w:tcPr>
          <w:p w14:paraId="0EBE9DE6" w14:textId="77777777" w:rsidR="00B424B5" w:rsidRPr="00377677" w:rsidRDefault="00B424B5" w:rsidP="002835C7">
            <w:pPr>
              <w:spacing w:after="0" w:line="240" w:lineRule="auto"/>
              <w:rPr>
                <w:rFonts w:eastAsia="Times New Roman" w:cstheme="minorHAnsi"/>
                <w:color w:val="000000"/>
              </w:rPr>
            </w:pPr>
          </w:p>
        </w:tc>
        <w:tc>
          <w:tcPr>
            <w:tcW w:w="2250" w:type="dxa"/>
            <w:tcBorders>
              <w:top w:val="nil"/>
              <w:left w:val="nil"/>
              <w:bottom w:val="single" w:sz="4" w:space="0" w:color="auto"/>
              <w:right w:val="nil"/>
            </w:tcBorders>
            <w:shd w:val="clear" w:color="auto" w:fill="auto"/>
            <w:noWrap/>
            <w:vAlign w:val="bottom"/>
            <w:hideMark/>
          </w:tcPr>
          <w:p w14:paraId="41BC324F"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Triglochin maritima</w:t>
            </w:r>
          </w:p>
        </w:tc>
        <w:tc>
          <w:tcPr>
            <w:tcW w:w="900" w:type="dxa"/>
            <w:tcBorders>
              <w:top w:val="nil"/>
              <w:left w:val="nil"/>
              <w:bottom w:val="single" w:sz="4" w:space="0" w:color="auto"/>
              <w:right w:val="nil"/>
            </w:tcBorders>
            <w:shd w:val="clear" w:color="auto" w:fill="auto"/>
            <w:noWrap/>
            <w:vAlign w:val="bottom"/>
            <w:hideMark/>
          </w:tcPr>
          <w:p w14:paraId="6BE2CB8D"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0.0458</w:t>
            </w:r>
          </w:p>
        </w:tc>
      </w:tr>
      <w:tr w:rsidR="00B424B5" w:rsidRPr="00377677" w14:paraId="060F4ECC"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1E3D4B3F" w14:textId="77777777" w:rsidR="00B424B5" w:rsidRPr="00377677" w:rsidRDefault="00B424B5" w:rsidP="002835C7">
            <w:pPr>
              <w:spacing w:after="0" w:line="240" w:lineRule="auto"/>
              <w:rPr>
                <w:rFonts w:eastAsia="Times New Roman" w:cstheme="minorHAnsi"/>
                <w:color w:val="000000"/>
              </w:rPr>
            </w:pPr>
          </w:p>
        </w:tc>
        <w:tc>
          <w:tcPr>
            <w:tcW w:w="1281" w:type="dxa"/>
            <w:vMerge w:val="restart"/>
            <w:tcBorders>
              <w:top w:val="single" w:sz="4" w:space="0" w:color="auto"/>
              <w:left w:val="nil"/>
              <w:bottom w:val="single" w:sz="4" w:space="0" w:color="000000"/>
              <w:right w:val="nil"/>
            </w:tcBorders>
            <w:shd w:val="clear" w:color="auto" w:fill="auto"/>
            <w:vAlign w:val="center"/>
            <w:hideMark/>
          </w:tcPr>
          <w:p w14:paraId="307C678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Undisturbed</w:t>
            </w:r>
          </w:p>
        </w:tc>
        <w:tc>
          <w:tcPr>
            <w:tcW w:w="2180" w:type="dxa"/>
            <w:tcBorders>
              <w:top w:val="nil"/>
              <w:left w:val="nil"/>
              <w:bottom w:val="single" w:sz="4" w:space="0" w:color="auto"/>
              <w:right w:val="nil"/>
            </w:tcBorders>
            <w:shd w:val="clear" w:color="auto" w:fill="auto"/>
            <w:noWrap/>
            <w:vAlign w:val="bottom"/>
            <w:hideMark/>
          </w:tcPr>
          <w:p w14:paraId="2F9DB137"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Juncus balticus</w:t>
            </w:r>
          </w:p>
        </w:tc>
        <w:tc>
          <w:tcPr>
            <w:tcW w:w="960" w:type="dxa"/>
            <w:tcBorders>
              <w:top w:val="nil"/>
              <w:left w:val="nil"/>
              <w:bottom w:val="single" w:sz="4" w:space="0" w:color="auto"/>
              <w:right w:val="nil"/>
            </w:tcBorders>
            <w:shd w:val="clear" w:color="auto" w:fill="auto"/>
            <w:noWrap/>
            <w:vAlign w:val="bottom"/>
            <w:hideMark/>
          </w:tcPr>
          <w:p w14:paraId="4FA463C5"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0.0192</w:t>
            </w:r>
          </w:p>
        </w:tc>
        <w:tc>
          <w:tcPr>
            <w:tcW w:w="276" w:type="dxa"/>
            <w:tcBorders>
              <w:top w:val="nil"/>
              <w:left w:val="nil"/>
              <w:bottom w:val="nil"/>
              <w:right w:val="nil"/>
            </w:tcBorders>
            <w:shd w:val="clear" w:color="000000" w:fill="E7E6E6"/>
            <w:noWrap/>
            <w:vAlign w:val="bottom"/>
            <w:hideMark/>
          </w:tcPr>
          <w:p w14:paraId="70945FC5"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072AF54B" w14:textId="77777777" w:rsidR="00B424B5" w:rsidRPr="00377677" w:rsidRDefault="00B424B5" w:rsidP="002835C7">
            <w:pPr>
              <w:spacing w:after="0" w:line="240" w:lineRule="auto"/>
              <w:rPr>
                <w:rFonts w:eastAsia="Times New Roman" w:cstheme="minorHAnsi"/>
                <w:color w:val="000000"/>
              </w:rPr>
            </w:pPr>
          </w:p>
        </w:tc>
        <w:tc>
          <w:tcPr>
            <w:tcW w:w="1281" w:type="dxa"/>
            <w:vMerge w:val="restart"/>
            <w:tcBorders>
              <w:top w:val="nil"/>
              <w:left w:val="nil"/>
              <w:bottom w:val="single" w:sz="4" w:space="0" w:color="000000"/>
              <w:right w:val="nil"/>
            </w:tcBorders>
            <w:shd w:val="clear" w:color="auto" w:fill="auto"/>
            <w:vAlign w:val="center"/>
            <w:hideMark/>
          </w:tcPr>
          <w:p w14:paraId="1610E0F1"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Undisturbed</w:t>
            </w:r>
          </w:p>
        </w:tc>
        <w:tc>
          <w:tcPr>
            <w:tcW w:w="2250" w:type="dxa"/>
            <w:tcBorders>
              <w:top w:val="nil"/>
              <w:left w:val="nil"/>
              <w:bottom w:val="single" w:sz="4" w:space="0" w:color="auto"/>
              <w:right w:val="nil"/>
            </w:tcBorders>
            <w:shd w:val="clear" w:color="auto" w:fill="auto"/>
            <w:noWrap/>
            <w:vAlign w:val="bottom"/>
            <w:hideMark/>
          </w:tcPr>
          <w:p w14:paraId="209234DA"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Carex lyngbyei</w:t>
            </w:r>
          </w:p>
        </w:tc>
        <w:tc>
          <w:tcPr>
            <w:tcW w:w="900" w:type="dxa"/>
            <w:tcBorders>
              <w:top w:val="nil"/>
              <w:left w:val="nil"/>
              <w:bottom w:val="single" w:sz="4" w:space="0" w:color="auto"/>
              <w:right w:val="nil"/>
            </w:tcBorders>
            <w:shd w:val="clear" w:color="auto" w:fill="auto"/>
            <w:noWrap/>
            <w:vAlign w:val="bottom"/>
            <w:hideMark/>
          </w:tcPr>
          <w:p w14:paraId="2402449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0.0156</w:t>
            </w:r>
          </w:p>
        </w:tc>
      </w:tr>
      <w:tr w:rsidR="00B424B5" w:rsidRPr="00377677" w14:paraId="102494A1"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144EA315"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single" w:sz="4" w:space="0" w:color="auto"/>
              <w:left w:val="nil"/>
              <w:bottom w:val="single" w:sz="4" w:space="0" w:color="000000"/>
              <w:right w:val="nil"/>
            </w:tcBorders>
            <w:vAlign w:val="center"/>
            <w:hideMark/>
          </w:tcPr>
          <w:p w14:paraId="27D30E3C" w14:textId="77777777" w:rsidR="00B424B5" w:rsidRPr="00377677" w:rsidRDefault="00B424B5" w:rsidP="002835C7">
            <w:pPr>
              <w:spacing w:after="0" w:line="240" w:lineRule="auto"/>
              <w:rPr>
                <w:rFonts w:eastAsia="Times New Roman" w:cstheme="minorHAnsi"/>
                <w:color w:val="000000"/>
              </w:rPr>
            </w:pPr>
          </w:p>
        </w:tc>
        <w:tc>
          <w:tcPr>
            <w:tcW w:w="2180" w:type="dxa"/>
            <w:tcBorders>
              <w:top w:val="nil"/>
              <w:left w:val="nil"/>
              <w:bottom w:val="single" w:sz="4" w:space="0" w:color="auto"/>
              <w:right w:val="nil"/>
            </w:tcBorders>
            <w:shd w:val="clear" w:color="auto" w:fill="auto"/>
            <w:noWrap/>
            <w:vAlign w:val="bottom"/>
            <w:hideMark/>
          </w:tcPr>
          <w:p w14:paraId="66D5D0B6"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Carex lyngbyei</w:t>
            </w:r>
          </w:p>
        </w:tc>
        <w:tc>
          <w:tcPr>
            <w:tcW w:w="960" w:type="dxa"/>
            <w:tcBorders>
              <w:top w:val="nil"/>
              <w:left w:val="nil"/>
              <w:bottom w:val="single" w:sz="4" w:space="0" w:color="auto"/>
              <w:right w:val="nil"/>
            </w:tcBorders>
            <w:shd w:val="clear" w:color="auto" w:fill="auto"/>
            <w:noWrap/>
            <w:vAlign w:val="bottom"/>
            <w:hideMark/>
          </w:tcPr>
          <w:p w14:paraId="33B4C9C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0.024</w:t>
            </w:r>
          </w:p>
        </w:tc>
        <w:tc>
          <w:tcPr>
            <w:tcW w:w="276" w:type="dxa"/>
            <w:tcBorders>
              <w:top w:val="nil"/>
              <w:left w:val="nil"/>
              <w:bottom w:val="nil"/>
              <w:right w:val="nil"/>
            </w:tcBorders>
            <w:shd w:val="clear" w:color="000000" w:fill="E7E6E6"/>
            <w:noWrap/>
            <w:vAlign w:val="bottom"/>
            <w:hideMark/>
          </w:tcPr>
          <w:p w14:paraId="39AECF0F"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024A4985"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nil"/>
              <w:left w:val="nil"/>
              <w:bottom w:val="single" w:sz="4" w:space="0" w:color="000000"/>
              <w:right w:val="nil"/>
            </w:tcBorders>
            <w:vAlign w:val="center"/>
            <w:hideMark/>
          </w:tcPr>
          <w:p w14:paraId="76F32956" w14:textId="77777777" w:rsidR="00B424B5" w:rsidRPr="00377677" w:rsidRDefault="00B424B5" w:rsidP="002835C7">
            <w:pPr>
              <w:spacing w:after="0" w:line="240" w:lineRule="auto"/>
              <w:rPr>
                <w:rFonts w:eastAsia="Times New Roman" w:cstheme="minorHAnsi"/>
                <w:color w:val="000000"/>
              </w:rPr>
            </w:pPr>
          </w:p>
        </w:tc>
        <w:tc>
          <w:tcPr>
            <w:tcW w:w="2250" w:type="dxa"/>
            <w:tcBorders>
              <w:top w:val="nil"/>
              <w:left w:val="nil"/>
              <w:bottom w:val="single" w:sz="4" w:space="0" w:color="auto"/>
              <w:right w:val="nil"/>
            </w:tcBorders>
            <w:shd w:val="clear" w:color="auto" w:fill="auto"/>
            <w:noWrap/>
            <w:vAlign w:val="bottom"/>
            <w:hideMark/>
          </w:tcPr>
          <w:p w14:paraId="6985C705"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Cotula coronopifolia*</w:t>
            </w:r>
          </w:p>
        </w:tc>
        <w:tc>
          <w:tcPr>
            <w:tcW w:w="900" w:type="dxa"/>
            <w:tcBorders>
              <w:top w:val="nil"/>
              <w:left w:val="nil"/>
              <w:bottom w:val="single" w:sz="4" w:space="0" w:color="auto"/>
              <w:right w:val="nil"/>
            </w:tcBorders>
            <w:shd w:val="clear" w:color="auto" w:fill="auto"/>
            <w:noWrap/>
            <w:vAlign w:val="bottom"/>
            <w:hideMark/>
          </w:tcPr>
          <w:p w14:paraId="4C31089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0.0342</w:t>
            </w:r>
          </w:p>
        </w:tc>
      </w:tr>
      <w:tr w:rsidR="00B424B5" w:rsidRPr="00377677" w14:paraId="217A4FEC"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6666A84C"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single" w:sz="4" w:space="0" w:color="auto"/>
              <w:left w:val="nil"/>
              <w:bottom w:val="single" w:sz="4" w:space="0" w:color="000000"/>
              <w:right w:val="nil"/>
            </w:tcBorders>
            <w:vAlign w:val="center"/>
            <w:hideMark/>
          </w:tcPr>
          <w:p w14:paraId="0B535436" w14:textId="77777777" w:rsidR="00B424B5" w:rsidRPr="00377677" w:rsidRDefault="00B424B5" w:rsidP="002835C7">
            <w:pPr>
              <w:spacing w:after="0" w:line="240" w:lineRule="auto"/>
              <w:rPr>
                <w:rFonts w:eastAsia="Times New Roman" w:cstheme="minorHAnsi"/>
                <w:color w:val="000000"/>
              </w:rPr>
            </w:pPr>
          </w:p>
        </w:tc>
        <w:tc>
          <w:tcPr>
            <w:tcW w:w="2180" w:type="dxa"/>
            <w:tcBorders>
              <w:top w:val="nil"/>
              <w:left w:val="nil"/>
              <w:bottom w:val="single" w:sz="4" w:space="0" w:color="auto"/>
              <w:right w:val="nil"/>
            </w:tcBorders>
            <w:shd w:val="clear" w:color="auto" w:fill="auto"/>
            <w:noWrap/>
            <w:vAlign w:val="bottom"/>
            <w:hideMark/>
          </w:tcPr>
          <w:p w14:paraId="16D264FA"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Triglochin maritima</w:t>
            </w:r>
          </w:p>
        </w:tc>
        <w:tc>
          <w:tcPr>
            <w:tcW w:w="960" w:type="dxa"/>
            <w:tcBorders>
              <w:top w:val="nil"/>
              <w:left w:val="nil"/>
              <w:bottom w:val="single" w:sz="4" w:space="0" w:color="auto"/>
              <w:right w:val="nil"/>
            </w:tcBorders>
            <w:shd w:val="clear" w:color="auto" w:fill="auto"/>
            <w:noWrap/>
            <w:vAlign w:val="bottom"/>
            <w:hideMark/>
          </w:tcPr>
          <w:p w14:paraId="207877A1"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0.0395</w:t>
            </w:r>
          </w:p>
        </w:tc>
        <w:tc>
          <w:tcPr>
            <w:tcW w:w="276" w:type="dxa"/>
            <w:tcBorders>
              <w:top w:val="nil"/>
              <w:left w:val="nil"/>
              <w:bottom w:val="nil"/>
              <w:right w:val="nil"/>
            </w:tcBorders>
            <w:shd w:val="clear" w:color="000000" w:fill="E7E6E6"/>
            <w:noWrap/>
            <w:vAlign w:val="bottom"/>
            <w:hideMark/>
          </w:tcPr>
          <w:p w14:paraId="489226CB"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29E70247"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nil"/>
              <w:left w:val="nil"/>
              <w:bottom w:val="single" w:sz="4" w:space="0" w:color="000000"/>
              <w:right w:val="nil"/>
            </w:tcBorders>
            <w:vAlign w:val="center"/>
            <w:hideMark/>
          </w:tcPr>
          <w:p w14:paraId="1E4F310A" w14:textId="77777777" w:rsidR="00B424B5" w:rsidRPr="00377677" w:rsidRDefault="00B424B5" w:rsidP="002835C7">
            <w:pPr>
              <w:spacing w:after="0" w:line="240" w:lineRule="auto"/>
              <w:rPr>
                <w:rFonts w:eastAsia="Times New Roman" w:cstheme="minorHAnsi"/>
                <w:color w:val="000000"/>
              </w:rPr>
            </w:pPr>
          </w:p>
        </w:tc>
        <w:tc>
          <w:tcPr>
            <w:tcW w:w="2250" w:type="dxa"/>
            <w:tcBorders>
              <w:top w:val="nil"/>
              <w:left w:val="nil"/>
              <w:bottom w:val="single" w:sz="4" w:space="0" w:color="auto"/>
              <w:right w:val="nil"/>
            </w:tcBorders>
            <w:shd w:val="clear" w:color="auto" w:fill="auto"/>
            <w:noWrap/>
            <w:vAlign w:val="bottom"/>
            <w:hideMark/>
          </w:tcPr>
          <w:p w14:paraId="5F191EE7"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Juncus articulatus</w:t>
            </w:r>
          </w:p>
        </w:tc>
        <w:tc>
          <w:tcPr>
            <w:tcW w:w="900" w:type="dxa"/>
            <w:tcBorders>
              <w:top w:val="nil"/>
              <w:left w:val="nil"/>
              <w:bottom w:val="single" w:sz="4" w:space="0" w:color="auto"/>
              <w:right w:val="nil"/>
            </w:tcBorders>
            <w:shd w:val="clear" w:color="auto" w:fill="auto"/>
            <w:noWrap/>
            <w:vAlign w:val="bottom"/>
            <w:hideMark/>
          </w:tcPr>
          <w:p w14:paraId="61C36EB0"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0.0449</w:t>
            </w:r>
          </w:p>
        </w:tc>
      </w:tr>
      <w:tr w:rsidR="00B424B5" w:rsidRPr="00377677" w14:paraId="796E49EF" w14:textId="77777777" w:rsidTr="001B68D1">
        <w:trPr>
          <w:trHeight w:val="580"/>
        </w:trPr>
        <w:tc>
          <w:tcPr>
            <w:tcW w:w="1130" w:type="dxa"/>
            <w:vMerge/>
            <w:tcBorders>
              <w:top w:val="single" w:sz="4" w:space="0" w:color="auto"/>
              <w:left w:val="nil"/>
              <w:bottom w:val="single" w:sz="4" w:space="0" w:color="000000"/>
              <w:right w:val="nil"/>
            </w:tcBorders>
            <w:vAlign w:val="center"/>
            <w:hideMark/>
          </w:tcPr>
          <w:p w14:paraId="6C58DF7B" w14:textId="77777777" w:rsidR="00B424B5" w:rsidRPr="00377677" w:rsidRDefault="00B424B5" w:rsidP="002835C7">
            <w:pPr>
              <w:spacing w:after="0" w:line="240" w:lineRule="auto"/>
              <w:rPr>
                <w:rFonts w:eastAsia="Times New Roman" w:cstheme="minorHAnsi"/>
                <w:color w:val="000000"/>
              </w:rPr>
            </w:pPr>
          </w:p>
        </w:tc>
        <w:tc>
          <w:tcPr>
            <w:tcW w:w="1281" w:type="dxa"/>
            <w:vMerge w:val="restart"/>
            <w:tcBorders>
              <w:top w:val="nil"/>
              <w:left w:val="nil"/>
              <w:bottom w:val="nil"/>
              <w:right w:val="nil"/>
            </w:tcBorders>
            <w:shd w:val="clear" w:color="auto" w:fill="auto"/>
            <w:vAlign w:val="center"/>
            <w:hideMark/>
          </w:tcPr>
          <w:p w14:paraId="28826E37"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1-year old + Grubbed</w:t>
            </w:r>
          </w:p>
        </w:tc>
        <w:tc>
          <w:tcPr>
            <w:tcW w:w="2180" w:type="dxa"/>
            <w:tcBorders>
              <w:top w:val="nil"/>
              <w:left w:val="nil"/>
              <w:bottom w:val="single" w:sz="4" w:space="0" w:color="auto"/>
              <w:right w:val="nil"/>
            </w:tcBorders>
            <w:shd w:val="clear" w:color="auto" w:fill="auto"/>
            <w:noWrap/>
            <w:vAlign w:val="bottom"/>
            <w:hideMark/>
          </w:tcPr>
          <w:p w14:paraId="2ECB09A0"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Spergularia canadensis</w:t>
            </w:r>
          </w:p>
        </w:tc>
        <w:tc>
          <w:tcPr>
            <w:tcW w:w="960" w:type="dxa"/>
            <w:tcBorders>
              <w:top w:val="nil"/>
              <w:left w:val="nil"/>
              <w:bottom w:val="single" w:sz="4" w:space="0" w:color="auto"/>
              <w:right w:val="nil"/>
            </w:tcBorders>
            <w:shd w:val="clear" w:color="auto" w:fill="auto"/>
            <w:noWrap/>
            <w:vAlign w:val="bottom"/>
            <w:hideMark/>
          </w:tcPr>
          <w:p w14:paraId="3E3D0A34"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0.0091</w:t>
            </w:r>
          </w:p>
        </w:tc>
        <w:tc>
          <w:tcPr>
            <w:tcW w:w="276" w:type="dxa"/>
            <w:tcBorders>
              <w:top w:val="nil"/>
              <w:left w:val="nil"/>
              <w:bottom w:val="nil"/>
              <w:right w:val="nil"/>
            </w:tcBorders>
            <w:shd w:val="clear" w:color="000000" w:fill="E7E6E6"/>
            <w:noWrap/>
            <w:vAlign w:val="bottom"/>
            <w:hideMark/>
          </w:tcPr>
          <w:p w14:paraId="46BD46E1"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66550558" w14:textId="77777777" w:rsidR="00B424B5" w:rsidRPr="00377677" w:rsidRDefault="00B424B5" w:rsidP="002835C7">
            <w:pPr>
              <w:spacing w:after="0" w:line="240" w:lineRule="auto"/>
              <w:rPr>
                <w:rFonts w:eastAsia="Times New Roman" w:cstheme="minorHAnsi"/>
                <w:color w:val="000000"/>
              </w:rPr>
            </w:pPr>
          </w:p>
        </w:tc>
        <w:tc>
          <w:tcPr>
            <w:tcW w:w="1281" w:type="dxa"/>
            <w:vMerge w:val="restart"/>
            <w:tcBorders>
              <w:top w:val="nil"/>
              <w:left w:val="nil"/>
              <w:bottom w:val="nil"/>
              <w:right w:val="nil"/>
            </w:tcBorders>
            <w:shd w:val="clear" w:color="auto" w:fill="auto"/>
            <w:vAlign w:val="center"/>
            <w:hideMark/>
          </w:tcPr>
          <w:p w14:paraId="66BAF87A"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1-year old + Grubbed</w:t>
            </w:r>
          </w:p>
        </w:tc>
        <w:tc>
          <w:tcPr>
            <w:tcW w:w="2250" w:type="dxa"/>
            <w:tcBorders>
              <w:top w:val="nil"/>
              <w:left w:val="nil"/>
              <w:bottom w:val="single" w:sz="4" w:space="0" w:color="auto"/>
              <w:right w:val="nil"/>
            </w:tcBorders>
            <w:shd w:val="clear" w:color="auto" w:fill="auto"/>
            <w:noWrap/>
            <w:vAlign w:val="bottom"/>
            <w:hideMark/>
          </w:tcPr>
          <w:p w14:paraId="2DDB55A9"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Eleocharis parvula</w:t>
            </w:r>
          </w:p>
        </w:tc>
        <w:tc>
          <w:tcPr>
            <w:tcW w:w="900" w:type="dxa"/>
            <w:tcBorders>
              <w:top w:val="nil"/>
              <w:left w:val="nil"/>
              <w:bottom w:val="single" w:sz="4" w:space="0" w:color="auto"/>
              <w:right w:val="nil"/>
            </w:tcBorders>
            <w:shd w:val="clear" w:color="auto" w:fill="auto"/>
            <w:noWrap/>
            <w:vAlign w:val="bottom"/>
            <w:hideMark/>
          </w:tcPr>
          <w:p w14:paraId="5271F91A"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0.016</w:t>
            </w:r>
          </w:p>
        </w:tc>
      </w:tr>
      <w:tr w:rsidR="00B424B5" w:rsidRPr="00377677" w14:paraId="504DE8A9" w14:textId="77777777" w:rsidTr="001B68D1">
        <w:trPr>
          <w:trHeight w:val="290"/>
        </w:trPr>
        <w:tc>
          <w:tcPr>
            <w:tcW w:w="1130" w:type="dxa"/>
            <w:vMerge/>
            <w:tcBorders>
              <w:top w:val="single" w:sz="4" w:space="0" w:color="auto"/>
              <w:left w:val="nil"/>
              <w:bottom w:val="single" w:sz="4" w:space="0" w:color="000000"/>
              <w:right w:val="nil"/>
            </w:tcBorders>
            <w:vAlign w:val="center"/>
            <w:hideMark/>
          </w:tcPr>
          <w:p w14:paraId="171760D2"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nil"/>
              <w:left w:val="nil"/>
              <w:bottom w:val="nil"/>
              <w:right w:val="nil"/>
            </w:tcBorders>
            <w:vAlign w:val="center"/>
            <w:hideMark/>
          </w:tcPr>
          <w:p w14:paraId="76EA09AA" w14:textId="77777777" w:rsidR="00B424B5" w:rsidRPr="00377677" w:rsidRDefault="00B424B5" w:rsidP="002835C7">
            <w:pPr>
              <w:spacing w:after="0" w:line="240" w:lineRule="auto"/>
              <w:rPr>
                <w:rFonts w:eastAsia="Times New Roman" w:cstheme="minorHAnsi"/>
                <w:color w:val="000000"/>
              </w:rPr>
            </w:pPr>
          </w:p>
        </w:tc>
        <w:tc>
          <w:tcPr>
            <w:tcW w:w="2180" w:type="dxa"/>
            <w:tcBorders>
              <w:top w:val="nil"/>
              <w:left w:val="nil"/>
              <w:bottom w:val="single" w:sz="4" w:space="0" w:color="auto"/>
              <w:right w:val="nil"/>
            </w:tcBorders>
            <w:shd w:val="clear" w:color="auto" w:fill="auto"/>
            <w:noWrap/>
            <w:vAlign w:val="bottom"/>
            <w:hideMark/>
          </w:tcPr>
          <w:p w14:paraId="0B81B380"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Glaux maritima</w:t>
            </w:r>
          </w:p>
        </w:tc>
        <w:tc>
          <w:tcPr>
            <w:tcW w:w="960" w:type="dxa"/>
            <w:tcBorders>
              <w:top w:val="nil"/>
              <w:left w:val="nil"/>
              <w:bottom w:val="single" w:sz="4" w:space="0" w:color="auto"/>
              <w:right w:val="nil"/>
            </w:tcBorders>
            <w:shd w:val="clear" w:color="auto" w:fill="auto"/>
            <w:noWrap/>
            <w:vAlign w:val="bottom"/>
            <w:hideMark/>
          </w:tcPr>
          <w:p w14:paraId="09CFE8FB"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0.0264</w:t>
            </w:r>
          </w:p>
        </w:tc>
        <w:tc>
          <w:tcPr>
            <w:tcW w:w="276" w:type="dxa"/>
            <w:tcBorders>
              <w:top w:val="nil"/>
              <w:left w:val="nil"/>
              <w:bottom w:val="nil"/>
              <w:right w:val="nil"/>
            </w:tcBorders>
            <w:shd w:val="clear" w:color="000000" w:fill="E7E6E6"/>
            <w:noWrap/>
            <w:vAlign w:val="bottom"/>
            <w:hideMark/>
          </w:tcPr>
          <w:p w14:paraId="0829907F"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000000"/>
              <w:right w:val="nil"/>
            </w:tcBorders>
            <w:vAlign w:val="center"/>
            <w:hideMark/>
          </w:tcPr>
          <w:p w14:paraId="3D990B2A" w14:textId="77777777" w:rsidR="00B424B5" w:rsidRPr="00377677" w:rsidRDefault="00B424B5" w:rsidP="002835C7">
            <w:pPr>
              <w:spacing w:after="0" w:line="240" w:lineRule="auto"/>
              <w:rPr>
                <w:rFonts w:eastAsia="Times New Roman" w:cstheme="minorHAnsi"/>
                <w:color w:val="000000"/>
              </w:rPr>
            </w:pPr>
          </w:p>
        </w:tc>
        <w:tc>
          <w:tcPr>
            <w:tcW w:w="1281" w:type="dxa"/>
            <w:vMerge/>
            <w:tcBorders>
              <w:top w:val="nil"/>
              <w:left w:val="nil"/>
              <w:bottom w:val="nil"/>
              <w:right w:val="nil"/>
            </w:tcBorders>
            <w:vAlign w:val="center"/>
            <w:hideMark/>
          </w:tcPr>
          <w:p w14:paraId="334E187C" w14:textId="77777777" w:rsidR="00B424B5" w:rsidRPr="00377677" w:rsidRDefault="00B424B5" w:rsidP="002835C7">
            <w:pPr>
              <w:spacing w:after="0" w:line="240" w:lineRule="auto"/>
              <w:rPr>
                <w:rFonts w:eastAsia="Times New Roman" w:cstheme="minorHAnsi"/>
                <w:color w:val="000000"/>
              </w:rPr>
            </w:pPr>
          </w:p>
        </w:tc>
        <w:tc>
          <w:tcPr>
            <w:tcW w:w="2250" w:type="dxa"/>
            <w:tcBorders>
              <w:top w:val="nil"/>
              <w:left w:val="nil"/>
              <w:bottom w:val="single" w:sz="4" w:space="0" w:color="auto"/>
              <w:right w:val="nil"/>
            </w:tcBorders>
            <w:shd w:val="clear" w:color="auto" w:fill="auto"/>
            <w:noWrap/>
            <w:vAlign w:val="bottom"/>
            <w:hideMark/>
          </w:tcPr>
          <w:p w14:paraId="560E18CC"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Spergularia canadensis</w:t>
            </w:r>
          </w:p>
        </w:tc>
        <w:tc>
          <w:tcPr>
            <w:tcW w:w="900" w:type="dxa"/>
            <w:tcBorders>
              <w:top w:val="nil"/>
              <w:left w:val="nil"/>
              <w:bottom w:val="single" w:sz="4" w:space="0" w:color="auto"/>
              <w:right w:val="nil"/>
            </w:tcBorders>
            <w:shd w:val="clear" w:color="auto" w:fill="auto"/>
            <w:noWrap/>
            <w:vAlign w:val="bottom"/>
            <w:hideMark/>
          </w:tcPr>
          <w:p w14:paraId="75DA3C72"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0.027</w:t>
            </w:r>
          </w:p>
        </w:tc>
      </w:tr>
      <w:tr w:rsidR="00B424B5" w:rsidRPr="00377677" w14:paraId="2A4449C5" w14:textId="77777777" w:rsidTr="001B68D1">
        <w:trPr>
          <w:trHeight w:val="580"/>
        </w:trPr>
        <w:tc>
          <w:tcPr>
            <w:tcW w:w="1130" w:type="dxa"/>
            <w:vMerge/>
            <w:tcBorders>
              <w:top w:val="single" w:sz="4" w:space="0" w:color="auto"/>
              <w:left w:val="nil"/>
              <w:bottom w:val="single" w:sz="4" w:space="0" w:color="auto"/>
              <w:right w:val="nil"/>
            </w:tcBorders>
            <w:vAlign w:val="center"/>
            <w:hideMark/>
          </w:tcPr>
          <w:p w14:paraId="57E36FFD" w14:textId="77777777" w:rsidR="00B424B5" w:rsidRPr="00377677" w:rsidRDefault="00B424B5" w:rsidP="002835C7">
            <w:pPr>
              <w:spacing w:after="0" w:line="240" w:lineRule="auto"/>
              <w:rPr>
                <w:rFonts w:eastAsia="Times New Roman" w:cstheme="minorHAnsi"/>
                <w:color w:val="000000"/>
              </w:rPr>
            </w:pPr>
          </w:p>
        </w:tc>
        <w:tc>
          <w:tcPr>
            <w:tcW w:w="1281" w:type="dxa"/>
            <w:tcBorders>
              <w:top w:val="single" w:sz="4" w:space="0" w:color="auto"/>
              <w:left w:val="nil"/>
              <w:bottom w:val="single" w:sz="4" w:space="0" w:color="auto"/>
              <w:right w:val="nil"/>
            </w:tcBorders>
            <w:shd w:val="clear" w:color="auto" w:fill="auto"/>
            <w:vAlign w:val="bottom"/>
            <w:hideMark/>
          </w:tcPr>
          <w:p w14:paraId="4B4C1985"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10-year old + Undisturbed</w:t>
            </w:r>
          </w:p>
        </w:tc>
        <w:tc>
          <w:tcPr>
            <w:tcW w:w="2180" w:type="dxa"/>
            <w:tcBorders>
              <w:top w:val="nil"/>
              <w:left w:val="nil"/>
              <w:bottom w:val="nil"/>
              <w:right w:val="nil"/>
            </w:tcBorders>
            <w:shd w:val="clear" w:color="auto" w:fill="auto"/>
            <w:noWrap/>
            <w:vAlign w:val="bottom"/>
            <w:hideMark/>
          </w:tcPr>
          <w:p w14:paraId="417BF0A3"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Potentilla pacifica</w:t>
            </w:r>
          </w:p>
        </w:tc>
        <w:tc>
          <w:tcPr>
            <w:tcW w:w="960" w:type="dxa"/>
            <w:tcBorders>
              <w:top w:val="nil"/>
              <w:left w:val="nil"/>
              <w:bottom w:val="nil"/>
              <w:right w:val="nil"/>
            </w:tcBorders>
            <w:shd w:val="clear" w:color="auto" w:fill="auto"/>
            <w:noWrap/>
            <w:vAlign w:val="bottom"/>
            <w:hideMark/>
          </w:tcPr>
          <w:p w14:paraId="4ACB7794"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0.0048</w:t>
            </w:r>
          </w:p>
        </w:tc>
        <w:tc>
          <w:tcPr>
            <w:tcW w:w="276" w:type="dxa"/>
            <w:tcBorders>
              <w:top w:val="nil"/>
              <w:left w:val="nil"/>
              <w:bottom w:val="nil"/>
              <w:right w:val="nil"/>
            </w:tcBorders>
            <w:shd w:val="clear" w:color="000000" w:fill="E7E6E6"/>
            <w:noWrap/>
            <w:vAlign w:val="bottom"/>
            <w:hideMark/>
          </w:tcPr>
          <w:p w14:paraId="7AB744D9" w14:textId="77777777" w:rsidR="00B424B5" w:rsidRPr="00377677" w:rsidRDefault="00B424B5" w:rsidP="002835C7">
            <w:pPr>
              <w:spacing w:after="0" w:line="240" w:lineRule="auto"/>
              <w:rPr>
                <w:rFonts w:eastAsia="Times New Roman" w:cstheme="minorHAnsi"/>
                <w:color w:val="000000"/>
              </w:rPr>
            </w:pPr>
            <w:r w:rsidRPr="00377677">
              <w:rPr>
                <w:rFonts w:eastAsia="Times New Roman" w:cstheme="minorHAnsi"/>
                <w:color w:val="000000"/>
              </w:rPr>
              <w:t> </w:t>
            </w:r>
          </w:p>
        </w:tc>
        <w:tc>
          <w:tcPr>
            <w:tcW w:w="959" w:type="dxa"/>
            <w:vMerge/>
            <w:tcBorders>
              <w:top w:val="single" w:sz="4" w:space="0" w:color="auto"/>
              <w:left w:val="nil"/>
              <w:bottom w:val="single" w:sz="4" w:space="0" w:color="auto"/>
              <w:right w:val="nil"/>
            </w:tcBorders>
            <w:vAlign w:val="center"/>
            <w:hideMark/>
          </w:tcPr>
          <w:p w14:paraId="63D94219" w14:textId="77777777" w:rsidR="00B424B5" w:rsidRPr="00377677" w:rsidRDefault="00B424B5" w:rsidP="002835C7">
            <w:pPr>
              <w:spacing w:after="0" w:line="240" w:lineRule="auto"/>
              <w:rPr>
                <w:rFonts w:eastAsia="Times New Roman" w:cstheme="minorHAnsi"/>
                <w:color w:val="000000"/>
              </w:rPr>
            </w:pPr>
          </w:p>
        </w:tc>
        <w:tc>
          <w:tcPr>
            <w:tcW w:w="1281" w:type="dxa"/>
            <w:tcBorders>
              <w:top w:val="single" w:sz="4" w:space="0" w:color="auto"/>
              <w:left w:val="nil"/>
              <w:bottom w:val="single" w:sz="4" w:space="0" w:color="auto"/>
              <w:right w:val="nil"/>
            </w:tcBorders>
            <w:shd w:val="clear" w:color="auto" w:fill="auto"/>
            <w:vAlign w:val="center"/>
            <w:hideMark/>
          </w:tcPr>
          <w:p w14:paraId="20C9B04C"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10-year old + Undisturbed</w:t>
            </w:r>
          </w:p>
        </w:tc>
        <w:tc>
          <w:tcPr>
            <w:tcW w:w="2250" w:type="dxa"/>
            <w:tcBorders>
              <w:top w:val="nil"/>
              <w:left w:val="nil"/>
              <w:bottom w:val="nil"/>
              <w:right w:val="nil"/>
            </w:tcBorders>
            <w:shd w:val="clear" w:color="auto" w:fill="auto"/>
            <w:noWrap/>
            <w:vAlign w:val="bottom"/>
            <w:hideMark/>
          </w:tcPr>
          <w:p w14:paraId="747D06B5" w14:textId="77777777" w:rsidR="00B424B5" w:rsidRPr="00377677" w:rsidRDefault="00B424B5" w:rsidP="002835C7">
            <w:pPr>
              <w:spacing w:after="0" w:line="240" w:lineRule="auto"/>
              <w:rPr>
                <w:rFonts w:eastAsia="Times New Roman" w:cstheme="minorHAnsi"/>
                <w:i/>
                <w:iCs/>
                <w:color w:val="000000"/>
              </w:rPr>
            </w:pPr>
            <w:r w:rsidRPr="00377677">
              <w:rPr>
                <w:rFonts w:eastAsia="Times New Roman" w:cstheme="minorHAnsi"/>
                <w:i/>
                <w:iCs/>
                <w:color w:val="000000"/>
              </w:rPr>
              <w:t>Agrostis stolonifera*</w:t>
            </w:r>
          </w:p>
        </w:tc>
        <w:tc>
          <w:tcPr>
            <w:tcW w:w="900" w:type="dxa"/>
            <w:tcBorders>
              <w:top w:val="nil"/>
              <w:left w:val="nil"/>
              <w:bottom w:val="nil"/>
              <w:right w:val="nil"/>
            </w:tcBorders>
            <w:shd w:val="clear" w:color="auto" w:fill="auto"/>
            <w:noWrap/>
            <w:vAlign w:val="bottom"/>
            <w:hideMark/>
          </w:tcPr>
          <w:p w14:paraId="7B77494F" w14:textId="77777777" w:rsidR="00B424B5" w:rsidRPr="00377677" w:rsidRDefault="00B424B5" w:rsidP="002835C7">
            <w:pPr>
              <w:spacing w:after="0" w:line="240" w:lineRule="auto"/>
              <w:jc w:val="center"/>
              <w:rPr>
                <w:rFonts w:eastAsia="Times New Roman" w:cstheme="minorHAnsi"/>
                <w:color w:val="000000"/>
              </w:rPr>
            </w:pPr>
            <w:r w:rsidRPr="00377677">
              <w:rPr>
                <w:rFonts w:eastAsia="Times New Roman" w:cstheme="minorHAnsi"/>
                <w:color w:val="000000"/>
              </w:rPr>
              <w:t>0.0003</w:t>
            </w:r>
          </w:p>
        </w:tc>
      </w:tr>
    </w:tbl>
    <w:p w14:paraId="18CEDDF7" w14:textId="01D9774E" w:rsidR="00B424B5" w:rsidRDefault="00B424B5" w:rsidP="00B424B5"/>
    <w:p w14:paraId="0EC28D82" w14:textId="77777777" w:rsidR="00377677" w:rsidRDefault="00377677" w:rsidP="00B424B5"/>
    <w:p w14:paraId="53260693" w14:textId="593D4E73" w:rsidR="00B424B5" w:rsidRDefault="00456BEC" w:rsidP="00B424B5">
      <w:pPr>
        <w:keepNext/>
      </w:pPr>
      <w:r>
        <w:rPr>
          <w:noProof/>
        </w:rPr>
        <w:lastRenderedPageBreak/>
        <w:drawing>
          <wp:inline distT="0" distB="0" distL="0" distR="0" wp14:anchorId="44830406" wp14:editId="45729EA7">
            <wp:extent cx="5980430" cy="40970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0430" cy="4097020"/>
                    </a:xfrm>
                    <a:prstGeom prst="rect">
                      <a:avLst/>
                    </a:prstGeom>
                    <a:noFill/>
                  </pic:spPr>
                </pic:pic>
              </a:graphicData>
            </a:graphic>
          </wp:inline>
        </w:drawing>
      </w:r>
    </w:p>
    <w:p w14:paraId="74D717EE" w14:textId="6167DDC7" w:rsidR="00B424B5" w:rsidRDefault="00B424B5" w:rsidP="00B424B5">
      <w:pPr>
        <w:pStyle w:val="Caption"/>
      </w:pPr>
      <w:bookmarkStart w:id="19" w:name="_Ref119065116"/>
      <w:commentRangeStart w:id="20"/>
      <w:commentRangeStart w:id="21"/>
      <w:r>
        <w:t xml:space="preserve">Figure </w:t>
      </w:r>
      <w:commentRangeEnd w:id="20"/>
      <w:r>
        <w:rPr>
          <w:rStyle w:val="CommentReference"/>
          <w:i w:val="0"/>
          <w:iCs w:val="0"/>
          <w:color w:val="auto"/>
        </w:rPr>
        <w:commentReference w:id="20"/>
      </w:r>
      <w:commentRangeEnd w:id="21"/>
      <w:r w:rsidR="00C9088E">
        <w:rPr>
          <w:rStyle w:val="CommentReference"/>
          <w:i w:val="0"/>
          <w:iCs w:val="0"/>
          <w:color w:val="auto"/>
        </w:rPr>
        <w:commentReference w:id="21"/>
      </w:r>
      <w:r w:rsidR="005072A2">
        <w:fldChar w:fldCharType="begin"/>
      </w:r>
      <w:r w:rsidR="005072A2">
        <w:instrText xml:space="preserve"> SEQ Figure \* ARABIC </w:instrText>
      </w:r>
      <w:r w:rsidR="005072A2">
        <w:fldChar w:fldCharType="separate"/>
      </w:r>
      <w:r w:rsidR="009C177C">
        <w:rPr>
          <w:noProof/>
        </w:rPr>
        <w:t>2</w:t>
      </w:r>
      <w:r w:rsidR="005072A2">
        <w:rPr>
          <w:noProof/>
        </w:rPr>
        <w:fldChar w:fldCharType="end"/>
      </w:r>
      <w:bookmarkEnd w:id="19"/>
      <w:r>
        <w:t xml:space="preserve">. Relative abundance of species identified by indicator species analysis in above-ground vegetation and surface seed bank at each estuary sampled. Notably, abundance of key native TPGs such as </w:t>
      </w:r>
      <w:r>
        <w:rPr>
          <w:i w:val="0"/>
        </w:rPr>
        <w:t>Carex lyngbyei</w:t>
      </w:r>
      <w:r>
        <w:t xml:space="preserve"> are absent from the seed bank</w:t>
      </w:r>
      <w:r>
        <w:rPr>
          <w:i w:val="0"/>
        </w:rPr>
        <w:t>,</w:t>
      </w:r>
      <w:r w:rsidRPr="000B4385">
        <w:t xml:space="preserve"> while </w:t>
      </w:r>
      <w:r>
        <w:t xml:space="preserve">others such as </w:t>
      </w:r>
      <w:r>
        <w:rPr>
          <w:i w:val="0"/>
        </w:rPr>
        <w:t>Juncus balticus</w:t>
      </w:r>
      <w:r>
        <w:t xml:space="preserve"> are present in the seed bank but absent in above-ground vegetation, such as observed in 10-year old exclosures at Little Qualicum Estuary.</w:t>
      </w:r>
    </w:p>
    <w:p w14:paraId="7ABE0031" w14:textId="77777777" w:rsidR="00B424B5" w:rsidRDefault="00B424B5" w:rsidP="00B424B5"/>
    <w:p w14:paraId="661A4605" w14:textId="77777777" w:rsidR="00B424B5" w:rsidRDefault="00B424B5" w:rsidP="00B424B5"/>
    <w:p w14:paraId="18FD0F27" w14:textId="77777777" w:rsidR="00B424B5" w:rsidRDefault="00B424B5" w:rsidP="00B424B5"/>
    <w:p w14:paraId="7A60F628" w14:textId="77777777" w:rsidR="00B424B5" w:rsidRDefault="00B424B5" w:rsidP="00B424B5"/>
    <w:p w14:paraId="385D3AED" w14:textId="6BAA5BB4" w:rsidR="002835C7" w:rsidRDefault="002835C7" w:rsidP="002835C7"/>
    <w:p w14:paraId="018CFEC8" w14:textId="1916F1D6" w:rsidR="002835C7" w:rsidRDefault="002835C7" w:rsidP="002835C7"/>
    <w:p w14:paraId="42A3EF93" w14:textId="7BFE13AE" w:rsidR="00AD74FD" w:rsidRDefault="00C51484" w:rsidP="00AD74FD">
      <w:pPr>
        <w:keepNext/>
      </w:pPr>
      <w:r w:rsidRPr="00C51484">
        <w:rPr>
          <w:noProof/>
        </w:rPr>
        <w:lastRenderedPageBreak/>
        <w:drawing>
          <wp:inline distT="0" distB="0" distL="0" distR="0" wp14:anchorId="5D45E189" wp14:editId="5088B4EA">
            <wp:extent cx="5943600" cy="31498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49891"/>
                    </a:xfrm>
                    <a:prstGeom prst="rect">
                      <a:avLst/>
                    </a:prstGeom>
                  </pic:spPr>
                </pic:pic>
              </a:graphicData>
            </a:graphic>
          </wp:inline>
        </w:drawing>
      </w:r>
    </w:p>
    <w:p w14:paraId="2048548B" w14:textId="1DEF0454" w:rsidR="002835C7" w:rsidRDefault="00AD74FD" w:rsidP="00AD74FD">
      <w:pPr>
        <w:pStyle w:val="Caption"/>
      </w:pPr>
      <w:commentRangeStart w:id="22"/>
      <w:commentRangeStart w:id="23"/>
      <w:r>
        <w:t xml:space="preserve">Figure </w:t>
      </w:r>
      <w:commentRangeEnd w:id="22"/>
      <w:r w:rsidR="00AE4BF0">
        <w:rPr>
          <w:rStyle w:val="CommentReference"/>
          <w:i w:val="0"/>
          <w:iCs w:val="0"/>
          <w:color w:val="auto"/>
        </w:rPr>
        <w:commentReference w:id="22"/>
      </w:r>
      <w:commentRangeEnd w:id="23"/>
      <w:r w:rsidR="00C9088E">
        <w:rPr>
          <w:rStyle w:val="CommentReference"/>
          <w:i w:val="0"/>
          <w:iCs w:val="0"/>
          <w:color w:val="auto"/>
        </w:rPr>
        <w:commentReference w:id="23"/>
      </w:r>
      <w:r w:rsidR="005072A2">
        <w:fldChar w:fldCharType="begin"/>
      </w:r>
      <w:r w:rsidR="005072A2">
        <w:instrText xml:space="preserve"> SEQ Figure \* ARABIC </w:instrText>
      </w:r>
      <w:r w:rsidR="005072A2">
        <w:fldChar w:fldCharType="separate"/>
      </w:r>
      <w:r w:rsidR="009C177C">
        <w:rPr>
          <w:noProof/>
        </w:rPr>
        <w:t>3</w:t>
      </w:r>
      <w:r w:rsidR="005072A2">
        <w:rPr>
          <w:noProof/>
        </w:rPr>
        <w:fldChar w:fldCharType="end"/>
      </w:r>
      <w:r>
        <w:t xml:space="preserve">. Actual vs. predicted values for proportion of tall, perennial graminoid </w:t>
      </w:r>
      <w:r w:rsidR="000705FF">
        <w:t xml:space="preserve">in </w:t>
      </w:r>
      <w:r>
        <w:t>above-ground vegetation cover</w:t>
      </w:r>
      <w:r w:rsidR="000705FF">
        <w:t xml:space="preserve"> (left) and surface seed bank samples (right)</w:t>
      </w:r>
      <w:r>
        <w:t xml:space="preserve"> based on disturbance condition. Actual values plotted as </w:t>
      </w:r>
      <w:r w:rsidR="00806FFF">
        <w:t>colored</w:t>
      </w:r>
      <w:r>
        <w:t xml:space="preserve"> points; mean values black points with standard error </w:t>
      </w:r>
      <w:r w:rsidR="00806FFF">
        <w:t xml:space="preserve">color coded for each estuary. </w:t>
      </w:r>
    </w:p>
    <w:p w14:paraId="5F58819A" w14:textId="6170CB32" w:rsidR="002835C7" w:rsidRDefault="002835C7" w:rsidP="002835C7"/>
    <w:p w14:paraId="3F302205" w14:textId="3495E006" w:rsidR="002835C7" w:rsidRDefault="002835C7" w:rsidP="002835C7"/>
    <w:p w14:paraId="74C02795" w14:textId="77777777" w:rsidR="002835C7" w:rsidRDefault="002835C7" w:rsidP="002835C7"/>
    <w:p w14:paraId="74D047C0" w14:textId="4AB261C2" w:rsidR="00B424B5" w:rsidRDefault="00B424B5" w:rsidP="00B424B5">
      <w:pPr>
        <w:pStyle w:val="Heading1"/>
      </w:pPr>
      <w:commentRangeStart w:id="24"/>
      <w:r>
        <w:t>Discussion</w:t>
      </w:r>
      <w:commentRangeEnd w:id="24"/>
      <w:r w:rsidR="003737D8">
        <w:rPr>
          <w:rStyle w:val="CommentReference"/>
          <w:rFonts w:asciiTheme="minorHAnsi" w:eastAsiaTheme="minorHAnsi" w:hAnsiTheme="minorHAnsi" w:cstheme="minorBidi"/>
          <w:color w:val="auto"/>
        </w:rPr>
        <w:commentReference w:id="24"/>
      </w:r>
    </w:p>
    <w:p w14:paraId="755D8E41" w14:textId="09CE6A55" w:rsidR="00B424B5" w:rsidRDefault="00B424B5" w:rsidP="00B424B5">
      <w:r>
        <w:t xml:space="preserve">We sought to understand whether </w:t>
      </w:r>
      <w:r w:rsidR="00396346">
        <w:t xml:space="preserve">the </w:t>
      </w:r>
      <w:r>
        <w:t>dominant plant functional group</w:t>
      </w:r>
      <w:r w:rsidR="00396346">
        <w:t xml:space="preserve"> ‘tall, perennial graminoids’ (TPGs)</w:t>
      </w:r>
      <w:r>
        <w:t xml:space="preserve"> recover</w:t>
      </w:r>
      <w:r w:rsidR="00396346">
        <w:t>s</w:t>
      </w:r>
      <w:r>
        <w:t xml:space="preserve"> following disturbance, and whether surface seed bank composition reflects above-ground vegetation composition. </w:t>
      </w:r>
    </w:p>
    <w:p w14:paraId="2127370C" w14:textId="77777777" w:rsidR="00B424B5" w:rsidRDefault="00B424B5" w:rsidP="00B424B5">
      <w:pPr>
        <w:pStyle w:val="ListParagraph"/>
        <w:numPr>
          <w:ilvl w:val="0"/>
          <w:numId w:val="14"/>
        </w:numPr>
      </w:pPr>
      <w:r>
        <w:t xml:space="preserve">We found that TPG functional group recovered according to our expectations, but with different compositional characteristics. Notably, exotic species </w:t>
      </w:r>
      <w:r>
        <w:rPr>
          <w:i/>
        </w:rPr>
        <w:t>Agrostis stolonifera</w:t>
      </w:r>
      <w:r>
        <w:t xml:space="preserve"> dominates above-ground vegetation 10 years following grazing exclusion. </w:t>
      </w:r>
    </w:p>
    <w:p w14:paraId="78777C55" w14:textId="77777777" w:rsidR="00B424B5" w:rsidRDefault="00B424B5" w:rsidP="00B424B5">
      <w:pPr>
        <w:pStyle w:val="ListParagraph"/>
        <w:numPr>
          <w:ilvl w:val="0"/>
          <w:numId w:val="14"/>
        </w:numPr>
      </w:pPr>
      <w:r>
        <w:t xml:space="preserve">We found high species richness in grubbed sites and 1-year old exclosures, but low abundance of seed similar to above-ground vegetation except for two species in these disturbance categories. This may indicate a loss of propagules in the surface seed bank, either by erosion or inability of the extant vegetation to trap seeds from local parent plants or any brought in by tidal inundation. </w:t>
      </w:r>
    </w:p>
    <w:p w14:paraId="1AE9B2D5" w14:textId="4FD65917" w:rsidR="00B424B5" w:rsidRDefault="00B424B5" w:rsidP="00B424B5">
      <w:pPr>
        <w:pStyle w:val="ListParagraph"/>
        <w:numPr>
          <w:ilvl w:val="1"/>
          <w:numId w:val="14"/>
        </w:numPr>
      </w:pPr>
      <w:r>
        <w:t>Our expectations for high similarity between surface seed banks and above-ground vegetation were partially met, however there was no strong partitioning</w:t>
      </w:r>
      <w:r w:rsidR="000F321D">
        <w:t xml:space="preserve"> according</w:t>
      </w:r>
      <w:r>
        <w:t xml:space="preserve"> to time since disturbance. </w:t>
      </w:r>
    </w:p>
    <w:p w14:paraId="127E42DD" w14:textId="77777777" w:rsidR="00B424B5" w:rsidRDefault="00B424B5" w:rsidP="00B424B5">
      <w:pPr>
        <w:pStyle w:val="ListParagraph"/>
        <w:numPr>
          <w:ilvl w:val="0"/>
          <w:numId w:val="14"/>
        </w:numPr>
      </w:pPr>
      <w:r>
        <w:t xml:space="preserve">Whether vegetation is recovering predominantly by vegetative clonal growth, seed recruitment, or a combination of these mechanisms was not tested. Regardless, it appears exotic species are out-competing natives despite some native species’ presence in the surface seed bank. </w:t>
      </w:r>
    </w:p>
    <w:p w14:paraId="10D7D594" w14:textId="77777777" w:rsidR="00B424B5" w:rsidRDefault="00B424B5" w:rsidP="00B424B5">
      <w:pPr>
        <w:pStyle w:val="ListParagraph"/>
        <w:numPr>
          <w:ilvl w:val="1"/>
          <w:numId w:val="14"/>
        </w:numPr>
      </w:pPr>
      <w:r>
        <w:lastRenderedPageBreak/>
        <w:t xml:space="preserve">We found low abundances of seed for some TPG in Undisturbed and 10-year old exclosures, notably a dearth of seed from </w:t>
      </w:r>
      <w:r w:rsidRPr="002C78F8">
        <w:t>C. lyngbyei</w:t>
      </w:r>
      <w:r>
        <w:t xml:space="preserve">. </w:t>
      </w:r>
    </w:p>
    <w:p w14:paraId="43295892" w14:textId="77777777" w:rsidR="00B424B5" w:rsidRDefault="00B424B5" w:rsidP="00B424B5">
      <w:pPr>
        <w:pStyle w:val="ListParagraph"/>
        <w:numPr>
          <w:ilvl w:val="2"/>
          <w:numId w:val="14"/>
        </w:numPr>
      </w:pPr>
      <w:r>
        <w:t xml:space="preserve">This suggests that if vegetation is disturbed, seeds are not a likely source of propagative material for most species extant in the above-ground vegetation of Undisturbed sites. </w:t>
      </w:r>
    </w:p>
    <w:p w14:paraId="2437AFA8" w14:textId="47FB8A4D" w:rsidR="00B424B5" w:rsidRDefault="00B424B5" w:rsidP="00B424B5">
      <w:pPr>
        <w:pStyle w:val="ListParagraph"/>
        <w:numPr>
          <w:ilvl w:val="1"/>
          <w:numId w:val="14"/>
        </w:numPr>
      </w:pPr>
      <w:r>
        <w:t xml:space="preserve">The two TPG species with greatest representation in surface seed banks in Undisturbed at both estuaries and 10-year old exclosures in Little Qualicum Estuary were native </w:t>
      </w:r>
      <w:r>
        <w:rPr>
          <w:i/>
        </w:rPr>
        <w:t>J. balticus</w:t>
      </w:r>
      <w:r>
        <w:t xml:space="preserve"> and exotic </w:t>
      </w:r>
      <w:r>
        <w:rPr>
          <w:i/>
        </w:rPr>
        <w:t>A. stolonifera</w:t>
      </w:r>
      <w:r>
        <w:t xml:space="preserve">. If these two species had comparable competitive traits, we might expect a similar proportion of cover abundance in the above ground vegetation in 10-year old exclosures. This was not the case, suggesting that exotic species </w:t>
      </w:r>
      <w:r>
        <w:rPr>
          <w:i/>
        </w:rPr>
        <w:t>A. stolonifera</w:t>
      </w:r>
      <w:r>
        <w:t xml:space="preserve"> has a competitive recruitment advantage during the recovery period. Competitive advantage of </w:t>
      </w:r>
      <w:r w:rsidRPr="00BF76F7">
        <w:rPr>
          <w:i/>
        </w:rPr>
        <w:t>A. stolonifera</w:t>
      </w:r>
      <w:r>
        <w:t xml:space="preserve"> may especially be contributing to lack of recovery of seed-limited native TPGs, such as </w:t>
      </w:r>
      <w:r w:rsidRPr="00BF76F7">
        <w:rPr>
          <w:i/>
        </w:rPr>
        <w:t>C. lyngbyei</w:t>
      </w:r>
      <w:r>
        <w:t xml:space="preserve">. </w:t>
      </w:r>
    </w:p>
    <w:p w14:paraId="075A98FA" w14:textId="4E615700" w:rsidR="00B424B5" w:rsidRDefault="00B424B5" w:rsidP="00B424B5">
      <w:pPr>
        <w:pStyle w:val="ListParagraph"/>
        <w:numPr>
          <w:ilvl w:val="0"/>
          <w:numId w:val="14"/>
        </w:numPr>
      </w:pPr>
      <w:r>
        <w:t xml:space="preserve">Overall, relative abundance of most native indicator species was lower in the surface seed bank than the relative abundance of their above-ground vegetation counterparts. Over time and sustained disturbance, this may lead to ‘ecological memory loss’ of native species diversity and compositional abundance as above-ground vegetation is lost to grazing, and subsequently unable to contribute to the surface seed bank. Moreover, as both native vegetative clonal and seed reproductive mechanisms are lost from the habitat, there is a greater risk of exotic species replacing native species in estuaries. </w:t>
      </w:r>
    </w:p>
    <w:p w14:paraId="3B9736EA" w14:textId="77777777" w:rsidR="00BA421E" w:rsidRDefault="00BA421E" w:rsidP="00291612">
      <w:pPr>
        <w:pStyle w:val="ListParagraph"/>
        <w:numPr>
          <w:ilvl w:val="1"/>
          <w:numId w:val="14"/>
        </w:numPr>
      </w:pPr>
      <w:r>
        <w:t xml:space="preserve">Seed-limited species that rely on </w:t>
      </w:r>
      <w:commentRangeStart w:id="25"/>
      <w:r>
        <w:t xml:space="preserve">clonal </w:t>
      </w:r>
      <w:commentRangeEnd w:id="25"/>
      <w:r w:rsidR="003737D8">
        <w:rPr>
          <w:rStyle w:val="CommentReference"/>
        </w:rPr>
        <w:commentReference w:id="25"/>
      </w:r>
      <w:r>
        <w:t xml:space="preserve">reproduction may be at greatest risk for being out-competed if the competitor(s) have greater seed and clonal reproductive rates. </w:t>
      </w:r>
    </w:p>
    <w:p w14:paraId="39AB533C" w14:textId="77777777" w:rsidR="00B424B5" w:rsidRDefault="00B424B5" w:rsidP="00B424B5">
      <w:pPr>
        <w:pStyle w:val="ListParagraph"/>
        <w:numPr>
          <w:ilvl w:val="0"/>
          <w:numId w:val="14"/>
        </w:numPr>
      </w:pPr>
      <w:r>
        <w:t xml:space="preserve">Broadly, we may synthesize these findings to recommend areas of attention for habitat managers. </w:t>
      </w:r>
    </w:p>
    <w:p w14:paraId="470B8B51" w14:textId="7AE5F075" w:rsidR="00BC324F" w:rsidRDefault="00B424B5" w:rsidP="00B424B5">
      <w:pPr>
        <w:pStyle w:val="ListParagraph"/>
        <w:numPr>
          <w:ilvl w:val="1"/>
          <w:numId w:val="14"/>
        </w:numPr>
      </w:pPr>
      <w:r>
        <w:t xml:space="preserve">Most importantly, the data we present here show that while habitat recovers in terms of plant functional groups, it does not have the same species compositional abundance in above-ground vegetation or surface seed banks. </w:t>
      </w:r>
    </w:p>
    <w:p w14:paraId="6246B8C8" w14:textId="7256EC45" w:rsidR="00BC324F" w:rsidRDefault="005C153D" w:rsidP="00BC324F">
      <w:pPr>
        <w:pStyle w:val="ListParagraph"/>
        <w:numPr>
          <w:ilvl w:val="2"/>
          <w:numId w:val="14"/>
        </w:numPr>
      </w:pPr>
      <w:r>
        <w:t>Thus, p</w:t>
      </w:r>
      <w:r w:rsidR="00BC324F">
        <w:t xml:space="preserve">assive </w:t>
      </w:r>
      <w:r>
        <w:t>recovery</w:t>
      </w:r>
      <w:r w:rsidR="00BC324F">
        <w:t xml:space="preserve"> may be insufficient for species with a primarily clonal reproductive strategy, especially when exotic species with competitive reproductive advantage of both seed and clonal strategies are present.</w:t>
      </w:r>
    </w:p>
    <w:p w14:paraId="7CA50946" w14:textId="381866D7" w:rsidR="00B424B5" w:rsidRDefault="00B424B5" w:rsidP="00BC324F">
      <w:pPr>
        <w:pStyle w:val="ListParagraph"/>
        <w:numPr>
          <w:ilvl w:val="2"/>
          <w:numId w:val="14"/>
        </w:numPr>
      </w:pPr>
      <w:r>
        <w:t>Whether the exotic species provide the same ecosystem functions such as leaf litter quality for primary productivity, sediment trapping, wave attenuation, etc., remains to be tested</w:t>
      </w:r>
      <w:r w:rsidR="000E126C">
        <w:t xml:space="preserve"> </w:t>
      </w:r>
      <w:r w:rsidR="00BA421E">
        <w:t>(</w:t>
      </w:r>
      <w:r w:rsidR="000E126C" w:rsidRPr="00BA421E">
        <w:t xml:space="preserve">e.g., </w:t>
      </w:r>
      <w:r w:rsidR="000E126C" w:rsidRPr="00BA421E">
        <w:fldChar w:fldCharType="begin"/>
      </w:r>
      <w:r w:rsidR="00B032A6">
        <w:instrText xml:space="preserve"> ADDIN ZOTERO_ITEM CSL_CITATION {"citationID":"tPUpYDOc","properties":{"formattedCitation":"(Waller et al., 2020)","plainCitation":"(Waller et al., 2020)","dontUpdate":true,"noteIndex":0},"citationItems":[{"id":2730,"uris":["http://zotero.org/users/6092945/items/N4BSZH3F"],"itemData":{"id":2730,"type":"article-journal","container-title":"Science","DOI":"10.1126/science.aba2225","issue":"6494","note":"publisher: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0E126C" w:rsidRPr="00BA421E">
        <w:fldChar w:fldCharType="separate"/>
      </w:r>
      <w:r w:rsidR="000E126C" w:rsidRPr="00BA421E">
        <w:rPr>
          <w:rFonts w:ascii="Calibri" w:hAnsi="Calibri" w:cs="Calibri"/>
        </w:rPr>
        <w:t>Waller et al., 2020)</w:t>
      </w:r>
      <w:r w:rsidR="000E126C" w:rsidRPr="00BA421E">
        <w:fldChar w:fldCharType="end"/>
      </w:r>
      <w:r w:rsidRPr="00BA421E">
        <w:t>.</w:t>
      </w:r>
      <w:r>
        <w:t xml:space="preserve"> Without knowing effects of these changes on habitat quality, best recommendations would be to prevent extensive grazing and grubbing. </w:t>
      </w:r>
    </w:p>
    <w:p w14:paraId="523E9CBC" w14:textId="01085F15" w:rsidR="00E304FB" w:rsidRDefault="00E304FB" w:rsidP="00E304FB">
      <w:pPr>
        <w:pStyle w:val="ListParagraph"/>
        <w:numPr>
          <w:ilvl w:val="2"/>
          <w:numId w:val="14"/>
        </w:numPr>
      </w:pPr>
      <w:r>
        <w:t>T</w:t>
      </w:r>
      <w:r w:rsidRPr="004B18D2">
        <w:t>wo periods (1, 10 years) of recovery, each in different estuaries leaves a lot of uncertainty, as does only collecting seed/vegetation data for one year. A major challenge is replication of restoration conditions, which should be addressed in restoration design</w:t>
      </w:r>
      <w:r>
        <w:t xml:space="preserve"> and habitat management</w:t>
      </w:r>
      <w:r w:rsidRPr="004B18D2">
        <w:t>.</w:t>
      </w:r>
    </w:p>
    <w:p w14:paraId="59978F97" w14:textId="77777777" w:rsidR="00BB3224" w:rsidRDefault="00B424B5" w:rsidP="00291612">
      <w:pPr>
        <w:pStyle w:val="ListParagraph"/>
        <w:numPr>
          <w:ilvl w:val="1"/>
          <w:numId w:val="14"/>
        </w:numPr>
      </w:pPr>
      <w:r>
        <w:t xml:space="preserve">In the event of habitat disturbance, surface seed banks are not a reliable source of abundant native seed species to out-compete exotic species. Best recommendations would be to place a high priority on actively restoring desired species as soon as possible. </w:t>
      </w:r>
    </w:p>
    <w:p w14:paraId="6261B285" w14:textId="5FD1D3D1" w:rsidR="00B424B5" w:rsidRDefault="00291612" w:rsidP="00291612">
      <w:pPr>
        <w:pStyle w:val="ListParagraph"/>
        <w:numPr>
          <w:ilvl w:val="2"/>
          <w:numId w:val="14"/>
        </w:numPr>
      </w:pPr>
      <w:r>
        <w:lastRenderedPageBreak/>
        <w:t xml:space="preserve">Local or regional dispersal limitations cannot rescue native populations if local seed or clonal competitive pressure from exotic species is greater. That is, this trend of both native species loss </w:t>
      </w:r>
      <w:r>
        <w:rPr>
          <w:i/>
        </w:rPr>
        <w:t>and</w:t>
      </w:r>
      <w:r>
        <w:t xml:space="preserve"> increasing exotic cover is exacerbated by each species’ competitive dispersal and recruitment strategies. </w:t>
      </w:r>
    </w:p>
    <w:p w14:paraId="0FB7EE6B" w14:textId="529BFB85" w:rsidR="00BB3224" w:rsidRDefault="00BB3224" w:rsidP="00BB3224">
      <w:pPr>
        <w:pStyle w:val="ListParagraph"/>
        <w:numPr>
          <w:ilvl w:val="2"/>
          <w:numId w:val="14"/>
        </w:numPr>
      </w:pPr>
      <w:r w:rsidRPr="00BA421E">
        <w:t>Extrapolate implications for other systems with other press disturbance types, such anthropogenic stressors (e.g., general wetland/rip</w:t>
      </w:r>
      <w:r>
        <w:t xml:space="preserve">arian invasion). Contrast to ecosystems that experience regular pulse disturbance, keeping ecosystem in a relatively ‘young’ state </w:t>
      </w:r>
      <w:r>
        <w:fldChar w:fldCharType="begin"/>
      </w:r>
      <w:r>
        <w:instrText xml:space="preserve"> ADDIN ZOTERO_ITEM CSL_CITATION {"citationID":"uuWaSQaR","properties":{"formattedCitation":"(Odum, 1969)","plainCitation":"(Odum, 1969)","noteIndex":0},"citationItems":[{"id":511,"uris":["http://zotero.org/users/6092945/items/TCDXDKS4"],"itemData":{"id":511,"type":"article-journal","container-title":"Science","ISSN":"0036-8075","issue":"3877","page":"262-270","source":"JSTOR","title":"The Strategy of Ecosystem Development","volume":"164","author":[{"family":"Odum","given":"Eugene P."}],"issued":{"date-parts":[["1969"]]}}}],"schema":"https://github.com/citation-style-language/schema/raw/master/csl-citation.json"} </w:instrText>
      </w:r>
      <w:r>
        <w:fldChar w:fldCharType="separate"/>
      </w:r>
      <w:r w:rsidRPr="00DF5DEC">
        <w:rPr>
          <w:rFonts w:ascii="Calibri" w:hAnsi="Calibri" w:cs="Calibri"/>
        </w:rPr>
        <w:t>(Odum, 1969)</w:t>
      </w:r>
      <w:r>
        <w:fldChar w:fldCharType="end"/>
      </w:r>
      <w:r>
        <w:t xml:space="preserve">. </w:t>
      </w:r>
    </w:p>
    <w:p w14:paraId="590A8E54" w14:textId="6A0BA748" w:rsidR="00B424B5" w:rsidRDefault="00B424B5" w:rsidP="00B424B5">
      <w:pPr>
        <w:pStyle w:val="ListParagraph"/>
        <w:numPr>
          <w:ilvl w:val="1"/>
          <w:numId w:val="14"/>
        </w:numPr>
      </w:pPr>
      <w:r>
        <w:t xml:space="preserve">In instances where </w:t>
      </w:r>
      <w:r w:rsidR="00115F57">
        <w:t>disturbance</w:t>
      </w:r>
      <w:r>
        <w:t xml:space="preserve"> has resulted in extensive </w:t>
      </w:r>
      <w:r w:rsidR="00115F57">
        <w:t xml:space="preserve">estuarine </w:t>
      </w:r>
      <w:r>
        <w:t>habitat loss, there exists the opportunity to intentionally restore diverse native species palettes, which can remedy</w:t>
      </w:r>
      <w:r w:rsidR="00BD238E">
        <w:t xml:space="preserve"> known trends of</w:t>
      </w:r>
      <w:r>
        <w:t xml:space="preserve"> biodiversity loss (Lane </w:t>
      </w:r>
      <w:r>
        <w:rPr>
          <w:i/>
        </w:rPr>
        <w:t>et al.</w:t>
      </w:r>
      <w:r>
        <w:t xml:space="preserve">, in preparation). Moreover, this offers a chance to enact reconciliation partnerships with local First Nations to use culturally important species, and potentially restore traditional land management practices (e.g., Turner, 2014). </w:t>
      </w:r>
    </w:p>
    <w:p w14:paraId="0B4A921D" w14:textId="115B5109" w:rsidR="0083125B" w:rsidRPr="00BC324F" w:rsidRDefault="00B424B5">
      <w:pPr>
        <w:rPr>
          <w:rFonts w:asciiTheme="majorHAnsi" w:eastAsiaTheme="majorEastAsia" w:hAnsiTheme="majorHAnsi" w:cstheme="majorBidi"/>
          <w:color w:val="2F5496" w:themeColor="accent1" w:themeShade="BF"/>
          <w:sz w:val="32"/>
          <w:szCs w:val="32"/>
        </w:rPr>
      </w:pPr>
      <w:r>
        <w:br w:type="page"/>
      </w:r>
    </w:p>
    <w:p w14:paraId="51772199" w14:textId="2EAD6CB4" w:rsidR="0083125B" w:rsidRDefault="0083125B" w:rsidP="0083125B">
      <w:pPr>
        <w:pStyle w:val="Heading1"/>
      </w:pPr>
      <w:r>
        <w:lastRenderedPageBreak/>
        <w:t>Literature Cited</w:t>
      </w:r>
    </w:p>
    <w:p w14:paraId="4A9EC63D" w14:textId="77777777" w:rsidR="00D37EA2" w:rsidRPr="00D37EA2" w:rsidRDefault="0083125B" w:rsidP="00D37EA2">
      <w:pPr>
        <w:pStyle w:val="Bibliography"/>
        <w:rPr>
          <w:rFonts w:ascii="Calibri" w:hAnsi="Calibri" w:cs="Calibri"/>
        </w:rPr>
      </w:pPr>
      <w:r>
        <w:fldChar w:fldCharType="begin"/>
      </w:r>
      <w:r>
        <w:instrText xml:space="preserve"> ADDIN ZOTERO_BIBL {"uncited":[],"omitted":[],"custom":[]} CSL_BIBLIOGRAPHY </w:instrText>
      </w:r>
      <w:r>
        <w:fldChar w:fldCharType="separate"/>
      </w:r>
      <w:r w:rsidR="00D37EA2" w:rsidRPr="00D37EA2">
        <w:rPr>
          <w:rFonts w:ascii="Calibri" w:hAnsi="Calibri" w:cs="Calibri"/>
        </w:rPr>
        <w:t xml:space="preserve">Bertness, M. D., &amp; Ellison, A. M. (1987). Determinants of Pattern in a New England Salt Marsh Plant Community. </w:t>
      </w:r>
      <w:r w:rsidR="00D37EA2" w:rsidRPr="00D37EA2">
        <w:rPr>
          <w:rFonts w:ascii="Calibri" w:hAnsi="Calibri" w:cs="Calibri"/>
          <w:i/>
          <w:iCs/>
        </w:rPr>
        <w:t>Ecological Monographs</w:t>
      </w:r>
      <w:r w:rsidR="00D37EA2" w:rsidRPr="00D37EA2">
        <w:rPr>
          <w:rFonts w:ascii="Calibri" w:hAnsi="Calibri" w:cs="Calibri"/>
        </w:rPr>
        <w:t xml:space="preserve">, </w:t>
      </w:r>
      <w:r w:rsidR="00D37EA2" w:rsidRPr="00D37EA2">
        <w:rPr>
          <w:rFonts w:ascii="Calibri" w:hAnsi="Calibri" w:cs="Calibri"/>
          <w:i/>
          <w:iCs/>
        </w:rPr>
        <w:t>57</w:t>
      </w:r>
      <w:r w:rsidR="00D37EA2" w:rsidRPr="00D37EA2">
        <w:rPr>
          <w:rFonts w:ascii="Calibri" w:hAnsi="Calibri" w:cs="Calibri"/>
        </w:rPr>
        <w:t>, 129–147.</w:t>
      </w:r>
    </w:p>
    <w:p w14:paraId="4827E867" w14:textId="77777777" w:rsidR="00D37EA2" w:rsidRPr="00D37EA2" w:rsidRDefault="00D37EA2" w:rsidP="00D37EA2">
      <w:pPr>
        <w:pStyle w:val="Bibliography"/>
        <w:rPr>
          <w:rFonts w:ascii="Calibri" w:hAnsi="Calibri" w:cs="Calibri"/>
        </w:rPr>
      </w:pPr>
      <w:r w:rsidRPr="00D37EA2">
        <w:rPr>
          <w:rFonts w:ascii="Calibri" w:hAnsi="Calibri" w:cs="Calibri"/>
        </w:rPr>
        <w:t xml:space="preserve">Douglas, G. W., Meidinger, D., &amp; Pojar, J. (Eds.). (1998). </w:t>
      </w:r>
      <w:r w:rsidRPr="00D37EA2">
        <w:rPr>
          <w:rFonts w:ascii="Calibri" w:hAnsi="Calibri" w:cs="Calibri"/>
          <w:i/>
          <w:iCs/>
        </w:rPr>
        <w:t>Illustrated flora of British Columbia. Vols. 1-8</w:t>
      </w:r>
      <w:r w:rsidRPr="00D37EA2">
        <w:rPr>
          <w:rFonts w:ascii="Calibri" w:hAnsi="Calibri" w:cs="Calibri"/>
        </w:rPr>
        <w:t>. Victoria, BC: B.C. Min. Environ., Lands and Parks, and B.C. Min. For.</w:t>
      </w:r>
    </w:p>
    <w:p w14:paraId="3E0B93E1" w14:textId="77777777" w:rsidR="00D37EA2" w:rsidRPr="00D37EA2" w:rsidRDefault="00D37EA2" w:rsidP="00D37EA2">
      <w:pPr>
        <w:pStyle w:val="Bibliography"/>
        <w:rPr>
          <w:rFonts w:ascii="Calibri" w:hAnsi="Calibri" w:cs="Calibri"/>
        </w:rPr>
      </w:pPr>
      <w:r w:rsidRPr="00D37EA2">
        <w:rPr>
          <w:rFonts w:ascii="Calibri" w:hAnsi="Calibri" w:cs="Calibri"/>
        </w:rPr>
        <w:t xml:space="preserve">Hairston, N. G., Smith, F. E., &amp; Slobodkin, L. B. (1960). Community Structure, Population Control, and Competition. </w:t>
      </w:r>
      <w:r w:rsidRPr="00D37EA2">
        <w:rPr>
          <w:rFonts w:ascii="Calibri" w:hAnsi="Calibri" w:cs="Calibri"/>
          <w:i/>
          <w:iCs/>
        </w:rPr>
        <w:t>The American Naturalist</w:t>
      </w:r>
      <w:r w:rsidRPr="00D37EA2">
        <w:rPr>
          <w:rFonts w:ascii="Calibri" w:hAnsi="Calibri" w:cs="Calibri"/>
        </w:rPr>
        <w:t xml:space="preserve">, </w:t>
      </w:r>
      <w:r w:rsidRPr="00D37EA2">
        <w:rPr>
          <w:rFonts w:ascii="Calibri" w:hAnsi="Calibri" w:cs="Calibri"/>
          <w:i/>
          <w:iCs/>
        </w:rPr>
        <w:t>94</w:t>
      </w:r>
      <w:r w:rsidRPr="00D37EA2">
        <w:rPr>
          <w:rFonts w:ascii="Calibri" w:hAnsi="Calibri" w:cs="Calibri"/>
        </w:rPr>
        <w:t>, 421–425.</w:t>
      </w:r>
    </w:p>
    <w:p w14:paraId="5D34FE1F" w14:textId="77777777" w:rsidR="00D37EA2" w:rsidRPr="00D37EA2" w:rsidRDefault="00D37EA2" w:rsidP="00D37EA2">
      <w:pPr>
        <w:pStyle w:val="Bibliography"/>
        <w:rPr>
          <w:rFonts w:ascii="Calibri" w:hAnsi="Calibri" w:cs="Calibri"/>
        </w:rPr>
      </w:pPr>
      <w:r w:rsidRPr="00D37EA2">
        <w:rPr>
          <w:rFonts w:ascii="Calibri" w:hAnsi="Calibri" w:cs="Calibri"/>
        </w:rPr>
        <w:t xml:space="preserve">Hitchcock, C. L., &amp; Cronquist, A. (1973). </w:t>
      </w:r>
      <w:r w:rsidRPr="00D37EA2">
        <w:rPr>
          <w:rFonts w:ascii="Calibri" w:hAnsi="Calibri" w:cs="Calibri"/>
          <w:i/>
          <w:iCs/>
        </w:rPr>
        <w:t>Flora of the Pacific Northwest, an illustrated manual</w:t>
      </w:r>
      <w:r w:rsidRPr="00D37EA2">
        <w:rPr>
          <w:rFonts w:ascii="Calibri" w:hAnsi="Calibri" w:cs="Calibri"/>
        </w:rPr>
        <w:t>. Seattle and London: University of Washington Press.</w:t>
      </w:r>
    </w:p>
    <w:p w14:paraId="5505CDDE" w14:textId="77777777" w:rsidR="00D37EA2" w:rsidRPr="00D37EA2" w:rsidRDefault="00D37EA2" w:rsidP="00D37EA2">
      <w:pPr>
        <w:pStyle w:val="Bibliography"/>
        <w:rPr>
          <w:rFonts w:ascii="Calibri" w:hAnsi="Calibri" w:cs="Calibri"/>
        </w:rPr>
      </w:pPr>
      <w:r w:rsidRPr="00D37EA2">
        <w:rPr>
          <w:rFonts w:ascii="Calibri" w:hAnsi="Calibri" w:cs="Calibri"/>
        </w:rPr>
        <w:t xml:space="preserve">Hopfensperger, K. N. (2007). A review of similarity between seed bank and standing vegetation across ecosystems. </w:t>
      </w:r>
      <w:r w:rsidRPr="00D37EA2">
        <w:rPr>
          <w:rFonts w:ascii="Calibri" w:hAnsi="Calibri" w:cs="Calibri"/>
          <w:i/>
          <w:iCs/>
        </w:rPr>
        <w:t>Oikos</w:t>
      </w:r>
      <w:r w:rsidRPr="00D37EA2">
        <w:rPr>
          <w:rFonts w:ascii="Calibri" w:hAnsi="Calibri" w:cs="Calibri"/>
        </w:rPr>
        <w:t xml:space="preserve">, </w:t>
      </w:r>
      <w:r w:rsidRPr="00D37EA2">
        <w:rPr>
          <w:rFonts w:ascii="Calibri" w:hAnsi="Calibri" w:cs="Calibri"/>
          <w:i/>
          <w:iCs/>
        </w:rPr>
        <w:t>116</w:t>
      </w:r>
      <w:r w:rsidRPr="00D37EA2">
        <w:rPr>
          <w:rFonts w:ascii="Calibri" w:hAnsi="Calibri" w:cs="Calibri"/>
        </w:rPr>
        <w:t>, 1438–1448.</w:t>
      </w:r>
    </w:p>
    <w:p w14:paraId="5AB798FC" w14:textId="77777777" w:rsidR="00D37EA2" w:rsidRPr="00D37EA2" w:rsidRDefault="00D37EA2" w:rsidP="00D37EA2">
      <w:pPr>
        <w:pStyle w:val="Bibliography"/>
        <w:rPr>
          <w:rFonts w:ascii="Calibri" w:hAnsi="Calibri" w:cs="Calibri"/>
        </w:rPr>
      </w:pPr>
      <w:r w:rsidRPr="00D37EA2">
        <w:rPr>
          <w:rFonts w:ascii="Calibri" w:hAnsi="Calibri" w:cs="Calibri"/>
        </w:rPr>
        <w:t xml:space="preserve">Odum, E. P. (1969). The Strategy of Ecosystem Development. </w:t>
      </w:r>
      <w:r w:rsidRPr="00D37EA2">
        <w:rPr>
          <w:rFonts w:ascii="Calibri" w:hAnsi="Calibri" w:cs="Calibri"/>
          <w:i/>
          <w:iCs/>
        </w:rPr>
        <w:t>Science</w:t>
      </w:r>
      <w:r w:rsidRPr="00D37EA2">
        <w:rPr>
          <w:rFonts w:ascii="Calibri" w:hAnsi="Calibri" w:cs="Calibri"/>
        </w:rPr>
        <w:t xml:space="preserve">, </w:t>
      </w:r>
      <w:r w:rsidRPr="00D37EA2">
        <w:rPr>
          <w:rFonts w:ascii="Calibri" w:hAnsi="Calibri" w:cs="Calibri"/>
          <w:i/>
          <w:iCs/>
        </w:rPr>
        <w:t>164</w:t>
      </w:r>
      <w:r w:rsidRPr="00D37EA2">
        <w:rPr>
          <w:rFonts w:ascii="Calibri" w:hAnsi="Calibri" w:cs="Calibri"/>
        </w:rPr>
        <w:t>, 262–270.</w:t>
      </w:r>
    </w:p>
    <w:p w14:paraId="5074E57F" w14:textId="77777777" w:rsidR="00D37EA2" w:rsidRPr="00D37EA2" w:rsidRDefault="00D37EA2" w:rsidP="00D37EA2">
      <w:pPr>
        <w:pStyle w:val="Bibliography"/>
        <w:rPr>
          <w:rFonts w:ascii="Calibri" w:hAnsi="Calibri" w:cs="Calibri"/>
        </w:rPr>
      </w:pPr>
      <w:r w:rsidRPr="00D37EA2">
        <w:rPr>
          <w:rFonts w:ascii="Calibri" w:hAnsi="Calibri" w:cs="Calibri"/>
        </w:rPr>
        <w:t xml:space="preserve">Pasternack, G. B. (2009). Chapter 3. Hydrogeomorphology and sedimentation in tidal freshwater wetlands. In A. Barendregt, D. F. Whigham, &amp; A. H. Baldwin (Eds.), </w:t>
      </w:r>
      <w:r w:rsidRPr="00D37EA2">
        <w:rPr>
          <w:rFonts w:ascii="Calibri" w:hAnsi="Calibri" w:cs="Calibri"/>
          <w:i/>
          <w:iCs/>
        </w:rPr>
        <w:t>Tidal Freshwater Wetlands</w:t>
      </w:r>
      <w:r w:rsidRPr="00D37EA2">
        <w:rPr>
          <w:rFonts w:ascii="Calibri" w:hAnsi="Calibri" w:cs="Calibri"/>
        </w:rPr>
        <w:t xml:space="preserve"> (pp. 31–40). Leiden, The Netherlands: Backhuys Publishers.</w:t>
      </w:r>
    </w:p>
    <w:p w14:paraId="2F950CD5" w14:textId="77777777" w:rsidR="00D37EA2" w:rsidRPr="00D37EA2" w:rsidRDefault="00D37EA2" w:rsidP="00D37EA2">
      <w:pPr>
        <w:pStyle w:val="Bibliography"/>
        <w:rPr>
          <w:rFonts w:ascii="Calibri" w:hAnsi="Calibri" w:cs="Calibri"/>
        </w:rPr>
      </w:pPr>
      <w:r w:rsidRPr="00D37EA2">
        <w:rPr>
          <w:rFonts w:ascii="Calibri" w:hAnsi="Calibri" w:cs="Calibri"/>
        </w:rPr>
        <w:t xml:space="preserve">Srivastava, D. S., &amp; Jefferies, R. L. (1996). A Positive Feedback: Herbivory, Plant Growth, Salinity, and the Desertification of an Arctic Salt-Marsh. </w:t>
      </w:r>
      <w:r w:rsidRPr="00D37EA2">
        <w:rPr>
          <w:rFonts w:ascii="Calibri" w:hAnsi="Calibri" w:cs="Calibri"/>
          <w:i/>
          <w:iCs/>
        </w:rPr>
        <w:t>Journal of Ecology</w:t>
      </w:r>
      <w:r w:rsidRPr="00D37EA2">
        <w:rPr>
          <w:rFonts w:ascii="Calibri" w:hAnsi="Calibri" w:cs="Calibri"/>
        </w:rPr>
        <w:t xml:space="preserve">, </w:t>
      </w:r>
      <w:r w:rsidRPr="00D37EA2">
        <w:rPr>
          <w:rFonts w:ascii="Calibri" w:hAnsi="Calibri" w:cs="Calibri"/>
          <w:i/>
          <w:iCs/>
        </w:rPr>
        <w:t>84</w:t>
      </w:r>
      <w:r w:rsidRPr="00D37EA2">
        <w:rPr>
          <w:rFonts w:ascii="Calibri" w:hAnsi="Calibri" w:cs="Calibri"/>
        </w:rPr>
        <w:t>, 31–42. JSTOR.</w:t>
      </w:r>
    </w:p>
    <w:p w14:paraId="041A1D1A" w14:textId="77777777" w:rsidR="00D37EA2" w:rsidRPr="00D37EA2" w:rsidRDefault="00D37EA2" w:rsidP="00D37EA2">
      <w:pPr>
        <w:pStyle w:val="Bibliography"/>
        <w:rPr>
          <w:rFonts w:ascii="Calibri" w:hAnsi="Calibri" w:cs="Calibri"/>
        </w:rPr>
      </w:pPr>
      <w:r w:rsidRPr="00D37EA2">
        <w:rPr>
          <w:rFonts w:ascii="Calibri" w:hAnsi="Calibri" w:cs="Calibri"/>
        </w:rPr>
        <w:t xml:space="preserve">Standish, R. J., Hobbs, R. J., Mayfield, M. M., Bestelmeyer, B. T., Suding, K. N., Battaglia, L. L., … Thomas, P. A. (2014). Resilience in ecology: Abstraction, distraction, or where the action is? </w:t>
      </w:r>
      <w:r w:rsidRPr="00D37EA2">
        <w:rPr>
          <w:rFonts w:ascii="Calibri" w:hAnsi="Calibri" w:cs="Calibri"/>
          <w:i/>
          <w:iCs/>
        </w:rPr>
        <w:t>Biological Conservation</w:t>
      </w:r>
      <w:r w:rsidRPr="00D37EA2">
        <w:rPr>
          <w:rFonts w:ascii="Calibri" w:hAnsi="Calibri" w:cs="Calibri"/>
        </w:rPr>
        <w:t xml:space="preserve">, </w:t>
      </w:r>
      <w:r w:rsidRPr="00D37EA2">
        <w:rPr>
          <w:rFonts w:ascii="Calibri" w:hAnsi="Calibri" w:cs="Calibri"/>
          <w:i/>
          <w:iCs/>
        </w:rPr>
        <w:t>177</w:t>
      </w:r>
      <w:r w:rsidRPr="00D37EA2">
        <w:rPr>
          <w:rFonts w:ascii="Calibri" w:hAnsi="Calibri" w:cs="Calibri"/>
        </w:rPr>
        <w:t>, 43–51.</w:t>
      </w:r>
    </w:p>
    <w:p w14:paraId="78DB1A20" w14:textId="77777777" w:rsidR="00D37EA2" w:rsidRPr="00D37EA2" w:rsidRDefault="00D37EA2" w:rsidP="00D37EA2">
      <w:pPr>
        <w:pStyle w:val="Bibliography"/>
        <w:rPr>
          <w:rFonts w:ascii="Calibri" w:hAnsi="Calibri" w:cs="Calibri"/>
        </w:rPr>
      </w:pPr>
      <w:r w:rsidRPr="00D37EA2">
        <w:rPr>
          <w:rFonts w:ascii="Calibri" w:hAnsi="Calibri" w:cs="Calibri"/>
        </w:rPr>
        <w:t xml:space="preserve">Waller, L. P., Allen, W. J., Barratt, B. I. P., Condron, L. M., França, F. M., Hunt, J. E., … Dickie, I. A. (2020). Biotic interactions drive ecosystem responses to exotic plant invaders. </w:t>
      </w:r>
      <w:r w:rsidRPr="00D37EA2">
        <w:rPr>
          <w:rFonts w:ascii="Calibri" w:hAnsi="Calibri" w:cs="Calibri"/>
          <w:i/>
          <w:iCs/>
        </w:rPr>
        <w:t>Science</w:t>
      </w:r>
      <w:r w:rsidRPr="00D37EA2">
        <w:rPr>
          <w:rFonts w:ascii="Calibri" w:hAnsi="Calibri" w:cs="Calibri"/>
        </w:rPr>
        <w:t xml:space="preserve">, </w:t>
      </w:r>
      <w:r w:rsidRPr="00D37EA2">
        <w:rPr>
          <w:rFonts w:ascii="Calibri" w:hAnsi="Calibri" w:cs="Calibri"/>
          <w:i/>
          <w:iCs/>
        </w:rPr>
        <w:t>368</w:t>
      </w:r>
      <w:r w:rsidRPr="00D37EA2">
        <w:rPr>
          <w:rFonts w:ascii="Calibri" w:hAnsi="Calibri" w:cs="Calibri"/>
        </w:rPr>
        <w:t>, 967–972.</w:t>
      </w:r>
    </w:p>
    <w:p w14:paraId="4E2FF155" w14:textId="088639DC" w:rsidR="0083125B" w:rsidRPr="0083125B" w:rsidRDefault="0083125B" w:rsidP="0083125B">
      <w:r>
        <w:fldChar w:fldCharType="end"/>
      </w:r>
    </w:p>
    <w:p w14:paraId="42C1F3EA" w14:textId="76AF6C39" w:rsidR="00EF68AC" w:rsidRDefault="00EF68AC" w:rsidP="00EF68AC"/>
    <w:p w14:paraId="7914EB93" w14:textId="661F2CD2" w:rsidR="0054668D" w:rsidRDefault="0054668D"/>
    <w:p w14:paraId="3B48F5C7" w14:textId="77777777" w:rsidR="005071E8" w:rsidRDefault="005071E8" w:rsidP="005071E8">
      <w:pPr>
        <w:pStyle w:val="Heading1"/>
      </w:pPr>
      <w:r>
        <w:lastRenderedPageBreak/>
        <w:t>Supplemental</w:t>
      </w:r>
    </w:p>
    <w:p w14:paraId="7909AB8E" w14:textId="77777777" w:rsidR="005071E8" w:rsidRDefault="005071E8" w:rsidP="005071E8"/>
    <w:p w14:paraId="030765BE" w14:textId="3936A8BA" w:rsidR="005071E8" w:rsidRDefault="005071E8" w:rsidP="005071E8">
      <w:pPr>
        <w:pStyle w:val="Caption"/>
        <w:keepNext/>
      </w:pPr>
      <w:bookmarkStart w:id="26" w:name="_Ref114246380"/>
      <w:r>
        <w:t xml:space="preserve">Table </w:t>
      </w:r>
      <w:r w:rsidR="005072A2">
        <w:fldChar w:fldCharType="begin"/>
      </w:r>
      <w:r w:rsidR="005072A2">
        <w:instrText xml:space="preserve"> SEQ Table \* A</w:instrText>
      </w:r>
      <w:r w:rsidR="005072A2">
        <w:instrText xml:space="preserve">RABIC </w:instrText>
      </w:r>
      <w:r w:rsidR="005072A2">
        <w:fldChar w:fldCharType="separate"/>
      </w:r>
      <w:r>
        <w:rPr>
          <w:noProof/>
        </w:rPr>
        <w:t>3</w:t>
      </w:r>
      <w:r w:rsidR="005072A2">
        <w:rPr>
          <w:noProof/>
        </w:rPr>
        <w:fldChar w:fldCharType="end"/>
      </w:r>
      <w:bookmarkEnd w:id="26"/>
      <w:r>
        <w:t>. Frequency (%) of species found in above-ground vegetation plot replicates for Nanaimo and Little Qualicum River Estuaries, combined, ranked by greatest frequency found in undisturbed plots.</w:t>
      </w:r>
    </w:p>
    <w:tbl>
      <w:tblPr>
        <w:tblW w:w="8435" w:type="dxa"/>
        <w:tblLook w:val="04A0" w:firstRow="1" w:lastRow="0" w:firstColumn="1" w:lastColumn="0" w:noHBand="0" w:noVBand="1"/>
      </w:tblPr>
      <w:tblGrid>
        <w:gridCol w:w="2800"/>
        <w:gridCol w:w="1018"/>
        <w:gridCol w:w="1540"/>
        <w:gridCol w:w="1720"/>
        <w:gridCol w:w="1357"/>
      </w:tblGrid>
      <w:tr w:rsidR="005071E8" w:rsidRPr="00073BF2" w14:paraId="5BCA20F7" w14:textId="77777777" w:rsidTr="002835C7">
        <w:trPr>
          <w:trHeight w:val="290"/>
        </w:trPr>
        <w:tc>
          <w:tcPr>
            <w:tcW w:w="2800" w:type="dxa"/>
            <w:tcBorders>
              <w:top w:val="nil"/>
              <w:left w:val="nil"/>
              <w:bottom w:val="nil"/>
              <w:right w:val="nil"/>
            </w:tcBorders>
            <w:shd w:val="clear" w:color="auto" w:fill="auto"/>
            <w:noWrap/>
            <w:vAlign w:val="center"/>
            <w:hideMark/>
          </w:tcPr>
          <w:p w14:paraId="4DD6E6F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486678E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E382B9A"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6BED80F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1178A12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Undisturbed</w:t>
            </w:r>
          </w:p>
        </w:tc>
      </w:tr>
      <w:tr w:rsidR="005071E8" w:rsidRPr="00073BF2" w14:paraId="001162FC" w14:textId="77777777" w:rsidTr="002835C7">
        <w:trPr>
          <w:trHeight w:val="290"/>
        </w:trPr>
        <w:tc>
          <w:tcPr>
            <w:tcW w:w="2800" w:type="dxa"/>
            <w:tcBorders>
              <w:top w:val="single" w:sz="4" w:space="0" w:color="auto"/>
              <w:left w:val="nil"/>
              <w:bottom w:val="single" w:sz="4" w:space="0" w:color="auto"/>
              <w:right w:val="nil"/>
            </w:tcBorders>
            <w:shd w:val="clear" w:color="auto" w:fill="auto"/>
            <w:noWrap/>
            <w:vAlign w:val="bottom"/>
            <w:hideMark/>
          </w:tcPr>
          <w:p w14:paraId="745F837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Carex lyngbyei</w:t>
            </w:r>
          </w:p>
        </w:tc>
        <w:tc>
          <w:tcPr>
            <w:tcW w:w="1018" w:type="dxa"/>
            <w:tcBorders>
              <w:top w:val="single" w:sz="4" w:space="0" w:color="auto"/>
              <w:left w:val="nil"/>
              <w:bottom w:val="single" w:sz="4" w:space="0" w:color="auto"/>
              <w:right w:val="nil"/>
            </w:tcBorders>
            <w:shd w:val="clear" w:color="auto" w:fill="auto"/>
            <w:noWrap/>
            <w:vAlign w:val="bottom"/>
            <w:hideMark/>
          </w:tcPr>
          <w:p w14:paraId="0F44317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single" w:sz="4" w:space="0" w:color="auto"/>
              <w:left w:val="nil"/>
              <w:bottom w:val="single" w:sz="4" w:space="0" w:color="auto"/>
              <w:right w:val="nil"/>
            </w:tcBorders>
            <w:shd w:val="clear" w:color="auto" w:fill="auto"/>
            <w:noWrap/>
            <w:vAlign w:val="bottom"/>
            <w:hideMark/>
          </w:tcPr>
          <w:p w14:paraId="462B9BF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120A5F5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32F870F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r>
      <w:tr w:rsidR="005071E8" w:rsidRPr="00073BF2" w14:paraId="7E07C2C8"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360F0F13"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Potentilla pacifica-anserina</w:t>
            </w:r>
          </w:p>
        </w:tc>
        <w:tc>
          <w:tcPr>
            <w:tcW w:w="1018" w:type="dxa"/>
            <w:tcBorders>
              <w:top w:val="nil"/>
              <w:left w:val="nil"/>
              <w:bottom w:val="single" w:sz="4" w:space="0" w:color="auto"/>
              <w:right w:val="nil"/>
            </w:tcBorders>
            <w:shd w:val="clear" w:color="auto" w:fill="auto"/>
            <w:noWrap/>
            <w:vAlign w:val="bottom"/>
            <w:hideMark/>
          </w:tcPr>
          <w:p w14:paraId="7AC22836"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nil"/>
              <w:left w:val="nil"/>
              <w:bottom w:val="single" w:sz="4" w:space="0" w:color="auto"/>
              <w:right w:val="nil"/>
            </w:tcBorders>
            <w:shd w:val="clear" w:color="auto" w:fill="auto"/>
            <w:noWrap/>
            <w:vAlign w:val="bottom"/>
            <w:hideMark/>
          </w:tcPr>
          <w:p w14:paraId="058DA51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260243F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c>
          <w:tcPr>
            <w:tcW w:w="1357" w:type="dxa"/>
            <w:tcBorders>
              <w:top w:val="nil"/>
              <w:left w:val="nil"/>
              <w:bottom w:val="single" w:sz="4" w:space="0" w:color="auto"/>
              <w:right w:val="nil"/>
            </w:tcBorders>
            <w:shd w:val="clear" w:color="auto" w:fill="auto"/>
            <w:noWrap/>
            <w:vAlign w:val="bottom"/>
            <w:hideMark/>
          </w:tcPr>
          <w:p w14:paraId="3FF6E6F9"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r>
      <w:tr w:rsidR="005071E8" w:rsidRPr="00073BF2" w14:paraId="6C688C07"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0AC87B2E"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Agrostis stolonifera</w:t>
            </w:r>
          </w:p>
        </w:tc>
        <w:tc>
          <w:tcPr>
            <w:tcW w:w="1018" w:type="dxa"/>
            <w:tcBorders>
              <w:top w:val="nil"/>
              <w:left w:val="nil"/>
              <w:bottom w:val="single" w:sz="4" w:space="0" w:color="auto"/>
              <w:right w:val="nil"/>
            </w:tcBorders>
            <w:shd w:val="clear" w:color="auto" w:fill="auto"/>
            <w:noWrap/>
            <w:vAlign w:val="bottom"/>
            <w:hideMark/>
          </w:tcPr>
          <w:p w14:paraId="482A456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c>
          <w:tcPr>
            <w:tcW w:w="1540" w:type="dxa"/>
            <w:tcBorders>
              <w:top w:val="nil"/>
              <w:left w:val="nil"/>
              <w:bottom w:val="single" w:sz="4" w:space="0" w:color="auto"/>
              <w:right w:val="nil"/>
            </w:tcBorders>
            <w:shd w:val="clear" w:color="auto" w:fill="auto"/>
            <w:noWrap/>
            <w:vAlign w:val="bottom"/>
            <w:hideMark/>
          </w:tcPr>
          <w:p w14:paraId="18B4D13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BCAF42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nil"/>
              <w:left w:val="nil"/>
              <w:bottom w:val="single" w:sz="4" w:space="0" w:color="auto"/>
              <w:right w:val="nil"/>
            </w:tcBorders>
            <w:shd w:val="clear" w:color="auto" w:fill="auto"/>
            <w:noWrap/>
            <w:vAlign w:val="bottom"/>
            <w:hideMark/>
          </w:tcPr>
          <w:p w14:paraId="64069AA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4AEF608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01D0D6B1"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Glaux maritima</w:t>
            </w:r>
          </w:p>
        </w:tc>
        <w:tc>
          <w:tcPr>
            <w:tcW w:w="1018" w:type="dxa"/>
            <w:tcBorders>
              <w:top w:val="nil"/>
              <w:left w:val="nil"/>
              <w:bottom w:val="single" w:sz="4" w:space="0" w:color="auto"/>
              <w:right w:val="nil"/>
            </w:tcBorders>
            <w:shd w:val="clear" w:color="auto" w:fill="auto"/>
            <w:noWrap/>
            <w:vAlign w:val="bottom"/>
            <w:hideMark/>
          </w:tcPr>
          <w:p w14:paraId="43C8F86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540" w:type="dxa"/>
            <w:tcBorders>
              <w:top w:val="nil"/>
              <w:left w:val="nil"/>
              <w:bottom w:val="single" w:sz="4" w:space="0" w:color="auto"/>
              <w:right w:val="nil"/>
            </w:tcBorders>
            <w:shd w:val="clear" w:color="auto" w:fill="auto"/>
            <w:noWrap/>
            <w:vAlign w:val="bottom"/>
            <w:hideMark/>
          </w:tcPr>
          <w:p w14:paraId="0FED5DF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2039694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357" w:type="dxa"/>
            <w:tcBorders>
              <w:top w:val="nil"/>
              <w:left w:val="nil"/>
              <w:bottom w:val="single" w:sz="4" w:space="0" w:color="auto"/>
              <w:right w:val="nil"/>
            </w:tcBorders>
            <w:shd w:val="clear" w:color="auto" w:fill="auto"/>
            <w:noWrap/>
            <w:vAlign w:val="bottom"/>
            <w:hideMark/>
          </w:tcPr>
          <w:p w14:paraId="5587846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3D6D2C71"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5C57C1B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Juncus balticus</w:t>
            </w:r>
          </w:p>
        </w:tc>
        <w:tc>
          <w:tcPr>
            <w:tcW w:w="1018" w:type="dxa"/>
            <w:tcBorders>
              <w:top w:val="nil"/>
              <w:left w:val="nil"/>
              <w:bottom w:val="single" w:sz="4" w:space="0" w:color="auto"/>
              <w:right w:val="nil"/>
            </w:tcBorders>
            <w:shd w:val="clear" w:color="auto" w:fill="auto"/>
            <w:noWrap/>
            <w:vAlign w:val="bottom"/>
            <w:hideMark/>
          </w:tcPr>
          <w:p w14:paraId="2DB0323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B828D64"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3A771E61"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357" w:type="dxa"/>
            <w:tcBorders>
              <w:top w:val="nil"/>
              <w:left w:val="nil"/>
              <w:bottom w:val="single" w:sz="4" w:space="0" w:color="auto"/>
              <w:right w:val="nil"/>
            </w:tcBorders>
            <w:shd w:val="clear" w:color="auto" w:fill="auto"/>
            <w:noWrap/>
            <w:vAlign w:val="bottom"/>
            <w:hideMark/>
          </w:tcPr>
          <w:p w14:paraId="06D53C0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7454CF6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04EB89B"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Triglochin maritima</w:t>
            </w:r>
          </w:p>
        </w:tc>
        <w:tc>
          <w:tcPr>
            <w:tcW w:w="1018" w:type="dxa"/>
            <w:tcBorders>
              <w:top w:val="nil"/>
              <w:left w:val="nil"/>
              <w:bottom w:val="single" w:sz="4" w:space="0" w:color="auto"/>
              <w:right w:val="nil"/>
            </w:tcBorders>
            <w:shd w:val="clear" w:color="auto" w:fill="auto"/>
            <w:noWrap/>
            <w:vAlign w:val="bottom"/>
            <w:hideMark/>
          </w:tcPr>
          <w:p w14:paraId="070CC5B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50</w:t>
            </w:r>
          </w:p>
        </w:tc>
        <w:tc>
          <w:tcPr>
            <w:tcW w:w="1540" w:type="dxa"/>
            <w:tcBorders>
              <w:top w:val="nil"/>
              <w:left w:val="nil"/>
              <w:bottom w:val="single" w:sz="4" w:space="0" w:color="auto"/>
              <w:right w:val="nil"/>
            </w:tcBorders>
            <w:shd w:val="clear" w:color="auto" w:fill="auto"/>
            <w:noWrap/>
            <w:vAlign w:val="bottom"/>
            <w:hideMark/>
          </w:tcPr>
          <w:p w14:paraId="1009A1D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5C91D2C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357" w:type="dxa"/>
            <w:tcBorders>
              <w:top w:val="nil"/>
              <w:left w:val="nil"/>
              <w:bottom w:val="single" w:sz="4" w:space="0" w:color="auto"/>
              <w:right w:val="nil"/>
            </w:tcBorders>
            <w:shd w:val="clear" w:color="auto" w:fill="auto"/>
            <w:noWrap/>
            <w:vAlign w:val="bottom"/>
            <w:hideMark/>
          </w:tcPr>
          <w:p w14:paraId="6150D05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43.8</w:t>
            </w:r>
          </w:p>
        </w:tc>
      </w:tr>
      <w:tr w:rsidR="005071E8" w:rsidRPr="00073BF2" w14:paraId="61B003D8"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74A6692D" w14:textId="75331431"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Deschampsia </w:t>
            </w:r>
            <w:r w:rsidR="00CE2AB6" w:rsidRPr="00073BF2">
              <w:rPr>
                <w:rFonts w:ascii="Calibri" w:eastAsia="Times New Roman" w:hAnsi="Calibri" w:cs="Calibri"/>
                <w:i/>
                <w:iCs/>
                <w:color w:val="000000"/>
              </w:rPr>
              <w:t>caespitosa</w:t>
            </w:r>
          </w:p>
        </w:tc>
        <w:tc>
          <w:tcPr>
            <w:tcW w:w="1018" w:type="dxa"/>
            <w:tcBorders>
              <w:top w:val="nil"/>
              <w:left w:val="nil"/>
              <w:bottom w:val="single" w:sz="4" w:space="0" w:color="auto"/>
              <w:right w:val="nil"/>
            </w:tcBorders>
            <w:shd w:val="clear" w:color="auto" w:fill="auto"/>
            <w:noWrap/>
            <w:vAlign w:val="bottom"/>
            <w:hideMark/>
          </w:tcPr>
          <w:p w14:paraId="2F1DE8C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2978A0E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13C223C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9E42D71"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r>
      <w:tr w:rsidR="005071E8" w:rsidRPr="00073BF2" w14:paraId="518299A6"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38904D5C" w14:textId="77777777" w:rsidR="005071E8" w:rsidRPr="00073BF2" w:rsidRDefault="005071E8" w:rsidP="002835C7">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Atriplex</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patula</w:t>
            </w:r>
            <w:proofErr w:type="spellEnd"/>
          </w:p>
        </w:tc>
        <w:tc>
          <w:tcPr>
            <w:tcW w:w="1018" w:type="dxa"/>
            <w:tcBorders>
              <w:top w:val="nil"/>
              <w:left w:val="nil"/>
              <w:bottom w:val="single" w:sz="4" w:space="0" w:color="auto"/>
              <w:right w:val="nil"/>
            </w:tcBorders>
            <w:shd w:val="clear" w:color="auto" w:fill="auto"/>
            <w:noWrap/>
            <w:vAlign w:val="bottom"/>
            <w:hideMark/>
          </w:tcPr>
          <w:p w14:paraId="12F49EB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D7A63B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B515AD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B17F79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r>
      <w:tr w:rsidR="005071E8" w:rsidRPr="00073BF2" w14:paraId="08C9148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A4D52D1"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Eleocharis parvula</w:t>
            </w:r>
          </w:p>
        </w:tc>
        <w:tc>
          <w:tcPr>
            <w:tcW w:w="1018" w:type="dxa"/>
            <w:tcBorders>
              <w:top w:val="nil"/>
              <w:left w:val="nil"/>
              <w:bottom w:val="single" w:sz="4" w:space="0" w:color="auto"/>
              <w:right w:val="nil"/>
            </w:tcBorders>
            <w:shd w:val="clear" w:color="auto" w:fill="auto"/>
            <w:noWrap/>
            <w:vAlign w:val="bottom"/>
            <w:hideMark/>
          </w:tcPr>
          <w:p w14:paraId="236EE9C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710B469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720" w:type="dxa"/>
            <w:tcBorders>
              <w:top w:val="nil"/>
              <w:left w:val="nil"/>
              <w:bottom w:val="single" w:sz="4" w:space="0" w:color="auto"/>
              <w:right w:val="nil"/>
            </w:tcBorders>
            <w:shd w:val="clear" w:color="auto" w:fill="auto"/>
            <w:noWrap/>
            <w:vAlign w:val="bottom"/>
            <w:hideMark/>
          </w:tcPr>
          <w:p w14:paraId="589F094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833080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5071E8" w:rsidRPr="00073BF2" w14:paraId="0BC7302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5260452"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Symphyotrichum subspicatum</w:t>
            </w:r>
          </w:p>
        </w:tc>
        <w:tc>
          <w:tcPr>
            <w:tcW w:w="1018" w:type="dxa"/>
            <w:tcBorders>
              <w:top w:val="nil"/>
              <w:left w:val="nil"/>
              <w:bottom w:val="single" w:sz="4" w:space="0" w:color="auto"/>
              <w:right w:val="nil"/>
            </w:tcBorders>
            <w:shd w:val="clear" w:color="auto" w:fill="auto"/>
            <w:noWrap/>
            <w:vAlign w:val="bottom"/>
            <w:hideMark/>
          </w:tcPr>
          <w:p w14:paraId="3E807FE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62B6962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11AB57F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559A97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5071E8" w:rsidRPr="00073BF2" w14:paraId="28FDA809"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738FB7DC" w14:textId="77777777" w:rsidR="005071E8" w:rsidRPr="00073BF2" w:rsidRDefault="005071E8" w:rsidP="002835C7">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Agropyron</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repens</w:t>
            </w:r>
            <w:proofErr w:type="spellEnd"/>
          </w:p>
        </w:tc>
        <w:tc>
          <w:tcPr>
            <w:tcW w:w="1018" w:type="dxa"/>
            <w:tcBorders>
              <w:top w:val="nil"/>
              <w:left w:val="nil"/>
              <w:bottom w:val="single" w:sz="4" w:space="0" w:color="auto"/>
              <w:right w:val="nil"/>
            </w:tcBorders>
            <w:shd w:val="clear" w:color="auto" w:fill="auto"/>
            <w:noWrap/>
            <w:vAlign w:val="bottom"/>
            <w:hideMark/>
          </w:tcPr>
          <w:p w14:paraId="6B8D75B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2CEAFFE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E68CAF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54025F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35088CED"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6242E4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Distichlis spicata</w:t>
            </w:r>
          </w:p>
        </w:tc>
        <w:tc>
          <w:tcPr>
            <w:tcW w:w="1018" w:type="dxa"/>
            <w:tcBorders>
              <w:top w:val="nil"/>
              <w:left w:val="nil"/>
              <w:bottom w:val="single" w:sz="4" w:space="0" w:color="auto"/>
              <w:right w:val="nil"/>
            </w:tcBorders>
            <w:shd w:val="clear" w:color="auto" w:fill="auto"/>
            <w:noWrap/>
            <w:vAlign w:val="bottom"/>
            <w:hideMark/>
          </w:tcPr>
          <w:p w14:paraId="5510E8F5"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04C5E68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372AB07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BC0F875"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7146E420"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41333A5"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0FB108B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540" w:type="dxa"/>
            <w:tcBorders>
              <w:top w:val="nil"/>
              <w:left w:val="nil"/>
              <w:bottom w:val="single" w:sz="4" w:space="0" w:color="auto"/>
              <w:right w:val="nil"/>
            </w:tcBorders>
            <w:shd w:val="clear" w:color="auto" w:fill="auto"/>
            <w:noWrap/>
            <w:vAlign w:val="bottom"/>
            <w:hideMark/>
          </w:tcPr>
          <w:p w14:paraId="15A87B8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7B968C4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98F80A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44FF9710"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47AA8394"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Spergularia canadensis</w:t>
            </w:r>
          </w:p>
        </w:tc>
        <w:tc>
          <w:tcPr>
            <w:tcW w:w="1018" w:type="dxa"/>
            <w:tcBorders>
              <w:top w:val="nil"/>
              <w:left w:val="nil"/>
              <w:bottom w:val="single" w:sz="4" w:space="0" w:color="auto"/>
              <w:right w:val="nil"/>
            </w:tcBorders>
            <w:shd w:val="clear" w:color="auto" w:fill="auto"/>
            <w:noWrap/>
            <w:vAlign w:val="bottom"/>
            <w:hideMark/>
          </w:tcPr>
          <w:p w14:paraId="7386AA9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104B5D4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3646B23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1304CD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3143C5D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C530FF0"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Trifolium wormskioldii</w:t>
            </w:r>
          </w:p>
        </w:tc>
        <w:tc>
          <w:tcPr>
            <w:tcW w:w="1018" w:type="dxa"/>
            <w:tcBorders>
              <w:top w:val="nil"/>
              <w:left w:val="nil"/>
              <w:bottom w:val="single" w:sz="4" w:space="0" w:color="auto"/>
              <w:right w:val="nil"/>
            </w:tcBorders>
            <w:shd w:val="clear" w:color="auto" w:fill="auto"/>
            <w:noWrap/>
            <w:vAlign w:val="bottom"/>
            <w:hideMark/>
          </w:tcPr>
          <w:p w14:paraId="39973CD6"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A059EA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4A36BD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C6DF459"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7C7D8CEE"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00A665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Cotula coronopifolia</w:t>
            </w:r>
          </w:p>
        </w:tc>
        <w:tc>
          <w:tcPr>
            <w:tcW w:w="1018" w:type="dxa"/>
            <w:tcBorders>
              <w:top w:val="nil"/>
              <w:left w:val="nil"/>
              <w:bottom w:val="single" w:sz="4" w:space="0" w:color="auto"/>
              <w:right w:val="nil"/>
            </w:tcBorders>
            <w:shd w:val="clear" w:color="auto" w:fill="auto"/>
            <w:noWrap/>
            <w:vAlign w:val="bottom"/>
            <w:hideMark/>
          </w:tcPr>
          <w:p w14:paraId="7A059E4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68.8</w:t>
            </w:r>
          </w:p>
        </w:tc>
        <w:tc>
          <w:tcPr>
            <w:tcW w:w="1540" w:type="dxa"/>
            <w:tcBorders>
              <w:top w:val="nil"/>
              <w:left w:val="nil"/>
              <w:bottom w:val="single" w:sz="4" w:space="0" w:color="auto"/>
              <w:right w:val="nil"/>
            </w:tcBorders>
            <w:shd w:val="clear" w:color="auto" w:fill="auto"/>
            <w:noWrap/>
            <w:vAlign w:val="bottom"/>
            <w:hideMark/>
          </w:tcPr>
          <w:p w14:paraId="4496E9B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6C918B3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696A67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r>
    </w:tbl>
    <w:p w14:paraId="779474E7" w14:textId="77777777" w:rsidR="005071E8" w:rsidRPr="009D0E88" w:rsidRDefault="005071E8" w:rsidP="005071E8"/>
    <w:p w14:paraId="1555B83C" w14:textId="77777777" w:rsidR="005071E8" w:rsidRDefault="005071E8" w:rsidP="005071E8"/>
    <w:p w14:paraId="14898215" w14:textId="77777777" w:rsidR="005071E8" w:rsidRDefault="005071E8" w:rsidP="005071E8">
      <w:pPr>
        <w:rPr>
          <w:i/>
          <w:iCs/>
          <w:color w:val="44546A" w:themeColor="text2"/>
          <w:sz w:val="18"/>
          <w:szCs w:val="18"/>
        </w:rPr>
      </w:pPr>
      <w:bookmarkStart w:id="27" w:name="_Ref114246431"/>
      <w:r>
        <w:br w:type="page"/>
      </w:r>
    </w:p>
    <w:p w14:paraId="7A502083" w14:textId="7B6EA400" w:rsidR="005071E8" w:rsidRDefault="005071E8" w:rsidP="005071E8">
      <w:pPr>
        <w:pStyle w:val="Caption"/>
        <w:keepNext/>
      </w:pPr>
      <w:bookmarkStart w:id="28" w:name="_Ref116647893"/>
      <w:r>
        <w:lastRenderedPageBreak/>
        <w:t xml:space="preserve">Table </w:t>
      </w:r>
      <w:r w:rsidR="005072A2">
        <w:fldChar w:fldCharType="begin"/>
      </w:r>
      <w:r w:rsidR="005072A2">
        <w:instrText xml:space="preserve"> SEQ Table \* ARABIC </w:instrText>
      </w:r>
      <w:r w:rsidR="005072A2">
        <w:fldChar w:fldCharType="separate"/>
      </w:r>
      <w:r>
        <w:rPr>
          <w:noProof/>
        </w:rPr>
        <w:t>4</w:t>
      </w:r>
      <w:r w:rsidR="005072A2">
        <w:rPr>
          <w:noProof/>
        </w:rPr>
        <w:fldChar w:fldCharType="end"/>
      </w:r>
      <w:bookmarkEnd w:id="27"/>
      <w:bookmarkEnd w:id="28"/>
      <w:r>
        <w:t xml:space="preserve">. </w:t>
      </w:r>
      <w:r w:rsidRPr="00261794">
        <w:t>Frequency</w:t>
      </w:r>
      <w:r>
        <w:t xml:space="preserve"> (%)</w:t>
      </w:r>
      <w:r w:rsidRPr="00261794">
        <w:t xml:space="preserve"> of species found in seed germination replicates for Nanaimo and Little Qualicum River Estuaries, combined</w:t>
      </w:r>
      <w:r>
        <w:t xml:space="preserve">, ranked by greatest frequency found in undisturbed samples. </w:t>
      </w:r>
    </w:p>
    <w:tbl>
      <w:tblPr>
        <w:tblW w:w="8635" w:type="dxa"/>
        <w:tblLook w:val="04A0" w:firstRow="1" w:lastRow="0" w:firstColumn="1" w:lastColumn="0" w:noHBand="0" w:noVBand="1"/>
      </w:tblPr>
      <w:tblGrid>
        <w:gridCol w:w="3000"/>
        <w:gridCol w:w="1018"/>
        <w:gridCol w:w="1540"/>
        <w:gridCol w:w="1720"/>
        <w:gridCol w:w="1357"/>
      </w:tblGrid>
      <w:tr w:rsidR="005071E8" w:rsidRPr="009B20C2" w14:paraId="37A1591A" w14:textId="77777777" w:rsidTr="002835C7">
        <w:trPr>
          <w:trHeight w:val="290"/>
        </w:trPr>
        <w:tc>
          <w:tcPr>
            <w:tcW w:w="3000" w:type="dxa"/>
            <w:tcBorders>
              <w:top w:val="nil"/>
              <w:left w:val="nil"/>
              <w:bottom w:val="nil"/>
              <w:right w:val="nil"/>
            </w:tcBorders>
            <w:shd w:val="clear" w:color="auto" w:fill="auto"/>
            <w:noWrap/>
            <w:vAlign w:val="center"/>
            <w:hideMark/>
          </w:tcPr>
          <w:p w14:paraId="6EFC4D54"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602F8693"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A4AA75F"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3D03A58E"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4FF2FB59"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Undisturbed</w:t>
            </w:r>
          </w:p>
        </w:tc>
      </w:tr>
      <w:tr w:rsidR="005071E8" w:rsidRPr="009B20C2" w14:paraId="483A06D9"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3E41722"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Agrostis stolonifera</w:t>
            </w:r>
          </w:p>
        </w:tc>
        <w:tc>
          <w:tcPr>
            <w:tcW w:w="1018" w:type="dxa"/>
            <w:tcBorders>
              <w:top w:val="single" w:sz="4" w:space="0" w:color="auto"/>
              <w:left w:val="nil"/>
              <w:bottom w:val="single" w:sz="4" w:space="0" w:color="auto"/>
              <w:right w:val="nil"/>
            </w:tcBorders>
            <w:shd w:val="clear" w:color="auto" w:fill="auto"/>
            <w:noWrap/>
            <w:vAlign w:val="bottom"/>
            <w:hideMark/>
          </w:tcPr>
          <w:p w14:paraId="2058414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540" w:type="dxa"/>
            <w:tcBorders>
              <w:top w:val="single" w:sz="4" w:space="0" w:color="auto"/>
              <w:left w:val="nil"/>
              <w:bottom w:val="single" w:sz="4" w:space="0" w:color="auto"/>
              <w:right w:val="nil"/>
            </w:tcBorders>
            <w:shd w:val="clear" w:color="auto" w:fill="auto"/>
            <w:noWrap/>
            <w:vAlign w:val="bottom"/>
            <w:hideMark/>
          </w:tcPr>
          <w:p w14:paraId="74CD170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7AF990B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5332357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09D4992A" w14:textId="77777777" w:rsidTr="002835C7">
        <w:trPr>
          <w:trHeight w:val="290"/>
        </w:trPr>
        <w:tc>
          <w:tcPr>
            <w:tcW w:w="3000" w:type="dxa"/>
            <w:tcBorders>
              <w:top w:val="nil"/>
              <w:left w:val="nil"/>
              <w:bottom w:val="nil"/>
              <w:right w:val="nil"/>
            </w:tcBorders>
            <w:shd w:val="clear" w:color="auto" w:fill="auto"/>
            <w:noWrap/>
            <w:vAlign w:val="bottom"/>
            <w:hideMark/>
          </w:tcPr>
          <w:p w14:paraId="75258CE5"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balticus</w:t>
            </w:r>
          </w:p>
        </w:tc>
        <w:tc>
          <w:tcPr>
            <w:tcW w:w="1018" w:type="dxa"/>
            <w:tcBorders>
              <w:top w:val="nil"/>
              <w:left w:val="nil"/>
              <w:bottom w:val="nil"/>
              <w:right w:val="nil"/>
            </w:tcBorders>
            <w:shd w:val="clear" w:color="auto" w:fill="auto"/>
            <w:noWrap/>
            <w:vAlign w:val="bottom"/>
            <w:hideMark/>
          </w:tcPr>
          <w:p w14:paraId="3C9B13C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245239A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75</w:t>
            </w:r>
          </w:p>
        </w:tc>
        <w:tc>
          <w:tcPr>
            <w:tcW w:w="1720" w:type="dxa"/>
            <w:tcBorders>
              <w:top w:val="nil"/>
              <w:left w:val="nil"/>
              <w:bottom w:val="nil"/>
              <w:right w:val="nil"/>
            </w:tcBorders>
            <w:shd w:val="clear" w:color="auto" w:fill="auto"/>
            <w:noWrap/>
            <w:vAlign w:val="bottom"/>
            <w:hideMark/>
          </w:tcPr>
          <w:p w14:paraId="017B2B7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nil"/>
              <w:left w:val="nil"/>
              <w:bottom w:val="nil"/>
              <w:right w:val="nil"/>
            </w:tcBorders>
            <w:shd w:val="clear" w:color="auto" w:fill="auto"/>
            <w:noWrap/>
            <w:vAlign w:val="bottom"/>
            <w:hideMark/>
          </w:tcPr>
          <w:p w14:paraId="6D3E4B1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7E1EEC3A"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C04A86A"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Spergularia canadensis</w:t>
            </w:r>
          </w:p>
        </w:tc>
        <w:tc>
          <w:tcPr>
            <w:tcW w:w="1018" w:type="dxa"/>
            <w:tcBorders>
              <w:top w:val="single" w:sz="4" w:space="0" w:color="auto"/>
              <w:left w:val="nil"/>
              <w:bottom w:val="single" w:sz="4" w:space="0" w:color="auto"/>
              <w:right w:val="nil"/>
            </w:tcBorders>
            <w:shd w:val="clear" w:color="auto" w:fill="auto"/>
            <w:noWrap/>
            <w:vAlign w:val="bottom"/>
            <w:hideMark/>
          </w:tcPr>
          <w:p w14:paraId="19BDC14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single" w:sz="4" w:space="0" w:color="auto"/>
              <w:left w:val="nil"/>
              <w:bottom w:val="single" w:sz="4" w:space="0" w:color="auto"/>
              <w:right w:val="nil"/>
            </w:tcBorders>
            <w:shd w:val="clear" w:color="auto" w:fill="auto"/>
            <w:noWrap/>
            <w:vAlign w:val="bottom"/>
            <w:hideMark/>
          </w:tcPr>
          <w:p w14:paraId="1FAC814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37E9763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357" w:type="dxa"/>
            <w:tcBorders>
              <w:top w:val="single" w:sz="4" w:space="0" w:color="auto"/>
              <w:left w:val="nil"/>
              <w:bottom w:val="single" w:sz="4" w:space="0" w:color="auto"/>
              <w:right w:val="nil"/>
            </w:tcBorders>
            <w:shd w:val="clear" w:color="auto" w:fill="auto"/>
            <w:noWrap/>
            <w:vAlign w:val="bottom"/>
            <w:hideMark/>
          </w:tcPr>
          <w:p w14:paraId="1269C10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001BC455" w14:textId="77777777" w:rsidTr="002835C7">
        <w:trPr>
          <w:trHeight w:val="290"/>
        </w:trPr>
        <w:tc>
          <w:tcPr>
            <w:tcW w:w="3000" w:type="dxa"/>
            <w:tcBorders>
              <w:top w:val="nil"/>
              <w:left w:val="nil"/>
              <w:bottom w:val="nil"/>
              <w:right w:val="nil"/>
            </w:tcBorders>
            <w:shd w:val="clear" w:color="auto" w:fill="auto"/>
            <w:noWrap/>
            <w:vAlign w:val="bottom"/>
            <w:hideMark/>
          </w:tcPr>
          <w:p w14:paraId="0359603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Eleocharis parvula</w:t>
            </w:r>
          </w:p>
        </w:tc>
        <w:tc>
          <w:tcPr>
            <w:tcW w:w="1018" w:type="dxa"/>
            <w:tcBorders>
              <w:top w:val="nil"/>
              <w:left w:val="nil"/>
              <w:bottom w:val="nil"/>
              <w:right w:val="nil"/>
            </w:tcBorders>
            <w:shd w:val="clear" w:color="auto" w:fill="auto"/>
            <w:noWrap/>
            <w:vAlign w:val="bottom"/>
            <w:hideMark/>
          </w:tcPr>
          <w:p w14:paraId="16CDBEA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nil"/>
              <w:left w:val="nil"/>
              <w:bottom w:val="nil"/>
              <w:right w:val="nil"/>
            </w:tcBorders>
            <w:shd w:val="clear" w:color="auto" w:fill="auto"/>
            <w:noWrap/>
            <w:vAlign w:val="bottom"/>
            <w:hideMark/>
          </w:tcPr>
          <w:p w14:paraId="6E18EDB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nil"/>
              <w:left w:val="nil"/>
              <w:bottom w:val="nil"/>
              <w:right w:val="nil"/>
            </w:tcBorders>
            <w:shd w:val="clear" w:color="auto" w:fill="auto"/>
            <w:noWrap/>
            <w:vAlign w:val="bottom"/>
            <w:hideMark/>
          </w:tcPr>
          <w:p w14:paraId="4D64F49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357" w:type="dxa"/>
            <w:tcBorders>
              <w:top w:val="nil"/>
              <w:left w:val="nil"/>
              <w:bottom w:val="nil"/>
              <w:right w:val="nil"/>
            </w:tcBorders>
            <w:shd w:val="clear" w:color="auto" w:fill="auto"/>
            <w:noWrap/>
            <w:vAlign w:val="bottom"/>
            <w:hideMark/>
          </w:tcPr>
          <w:p w14:paraId="35079CE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r>
      <w:tr w:rsidR="005071E8" w:rsidRPr="009B20C2" w14:paraId="3341D820"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447A601"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Cotula coronopifolia</w:t>
            </w:r>
          </w:p>
        </w:tc>
        <w:tc>
          <w:tcPr>
            <w:tcW w:w="1018" w:type="dxa"/>
            <w:tcBorders>
              <w:top w:val="single" w:sz="4" w:space="0" w:color="auto"/>
              <w:left w:val="nil"/>
              <w:bottom w:val="single" w:sz="4" w:space="0" w:color="auto"/>
              <w:right w:val="nil"/>
            </w:tcBorders>
            <w:shd w:val="clear" w:color="auto" w:fill="auto"/>
            <w:noWrap/>
            <w:vAlign w:val="bottom"/>
            <w:hideMark/>
          </w:tcPr>
          <w:p w14:paraId="0BB845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c>
          <w:tcPr>
            <w:tcW w:w="1540" w:type="dxa"/>
            <w:tcBorders>
              <w:top w:val="single" w:sz="4" w:space="0" w:color="auto"/>
              <w:left w:val="nil"/>
              <w:bottom w:val="single" w:sz="4" w:space="0" w:color="auto"/>
              <w:right w:val="nil"/>
            </w:tcBorders>
            <w:shd w:val="clear" w:color="auto" w:fill="auto"/>
            <w:noWrap/>
            <w:vAlign w:val="bottom"/>
            <w:hideMark/>
          </w:tcPr>
          <w:p w14:paraId="375DEF4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29B2550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3974071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r>
      <w:tr w:rsidR="005071E8" w:rsidRPr="009B20C2" w14:paraId="1F8CA85F" w14:textId="77777777" w:rsidTr="002835C7">
        <w:trPr>
          <w:trHeight w:val="290"/>
        </w:trPr>
        <w:tc>
          <w:tcPr>
            <w:tcW w:w="3000" w:type="dxa"/>
            <w:tcBorders>
              <w:top w:val="nil"/>
              <w:left w:val="nil"/>
              <w:bottom w:val="nil"/>
              <w:right w:val="nil"/>
            </w:tcBorders>
            <w:shd w:val="clear" w:color="auto" w:fill="auto"/>
            <w:noWrap/>
            <w:vAlign w:val="bottom"/>
            <w:hideMark/>
          </w:tcPr>
          <w:p w14:paraId="000D0F62"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Carex lyngbyei</w:t>
            </w:r>
          </w:p>
        </w:tc>
        <w:tc>
          <w:tcPr>
            <w:tcW w:w="1018" w:type="dxa"/>
            <w:tcBorders>
              <w:top w:val="nil"/>
              <w:left w:val="nil"/>
              <w:bottom w:val="nil"/>
              <w:right w:val="nil"/>
            </w:tcBorders>
            <w:shd w:val="clear" w:color="auto" w:fill="auto"/>
            <w:noWrap/>
            <w:vAlign w:val="bottom"/>
            <w:hideMark/>
          </w:tcPr>
          <w:p w14:paraId="1013C83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61F4C6D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720" w:type="dxa"/>
            <w:tcBorders>
              <w:top w:val="nil"/>
              <w:left w:val="nil"/>
              <w:bottom w:val="nil"/>
              <w:right w:val="nil"/>
            </w:tcBorders>
            <w:shd w:val="clear" w:color="auto" w:fill="auto"/>
            <w:noWrap/>
            <w:vAlign w:val="bottom"/>
            <w:hideMark/>
          </w:tcPr>
          <w:p w14:paraId="067DEE7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2831F4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r>
      <w:tr w:rsidR="005071E8" w:rsidRPr="009B20C2" w14:paraId="056AC089"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7223FA4F"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tenuis</w:t>
            </w:r>
          </w:p>
        </w:tc>
        <w:tc>
          <w:tcPr>
            <w:tcW w:w="1018" w:type="dxa"/>
            <w:tcBorders>
              <w:top w:val="single" w:sz="4" w:space="0" w:color="auto"/>
              <w:left w:val="nil"/>
              <w:bottom w:val="single" w:sz="4" w:space="0" w:color="auto"/>
              <w:right w:val="nil"/>
            </w:tcBorders>
            <w:shd w:val="clear" w:color="auto" w:fill="auto"/>
            <w:noWrap/>
            <w:vAlign w:val="bottom"/>
            <w:hideMark/>
          </w:tcPr>
          <w:p w14:paraId="694692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540" w:type="dxa"/>
            <w:tcBorders>
              <w:top w:val="single" w:sz="4" w:space="0" w:color="auto"/>
              <w:left w:val="nil"/>
              <w:bottom w:val="single" w:sz="4" w:space="0" w:color="auto"/>
              <w:right w:val="nil"/>
            </w:tcBorders>
            <w:shd w:val="clear" w:color="auto" w:fill="auto"/>
            <w:noWrap/>
            <w:vAlign w:val="bottom"/>
            <w:hideMark/>
          </w:tcPr>
          <w:p w14:paraId="5371DE3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720" w:type="dxa"/>
            <w:tcBorders>
              <w:top w:val="single" w:sz="4" w:space="0" w:color="auto"/>
              <w:left w:val="nil"/>
              <w:bottom w:val="single" w:sz="4" w:space="0" w:color="auto"/>
              <w:right w:val="nil"/>
            </w:tcBorders>
            <w:shd w:val="clear" w:color="auto" w:fill="auto"/>
            <w:noWrap/>
            <w:vAlign w:val="bottom"/>
            <w:hideMark/>
          </w:tcPr>
          <w:p w14:paraId="526651B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3A590D9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r>
      <w:tr w:rsidR="005071E8" w:rsidRPr="009B20C2" w14:paraId="0930073B" w14:textId="77777777" w:rsidTr="002835C7">
        <w:trPr>
          <w:trHeight w:val="290"/>
        </w:trPr>
        <w:tc>
          <w:tcPr>
            <w:tcW w:w="3000" w:type="dxa"/>
            <w:tcBorders>
              <w:top w:val="nil"/>
              <w:left w:val="nil"/>
              <w:bottom w:val="nil"/>
              <w:right w:val="nil"/>
            </w:tcBorders>
            <w:shd w:val="clear" w:color="auto" w:fill="auto"/>
            <w:noWrap/>
            <w:vAlign w:val="bottom"/>
            <w:hideMark/>
          </w:tcPr>
          <w:p w14:paraId="6B68EC1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Potentilla pacifica-anserina</w:t>
            </w:r>
          </w:p>
        </w:tc>
        <w:tc>
          <w:tcPr>
            <w:tcW w:w="1018" w:type="dxa"/>
            <w:tcBorders>
              <w:top w:val="nil"/>
              <w:left w:val="nil"/>
              <w:bottom w:val="nil"/>
              <w:right w:val="nil"/>
            </w:tcBorders>
            <w:shd w:val="clear" w:color="auto" w:fill="auto"/>
            <w:noWrap/>
            <w:vAlign w:val="bottom"/>
            <w:hideMark/>
          </w:tcPr>
          <w:p w14:paraId="3336CBA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830C66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23912D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4295D59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31.3</w:t>
            </w:r>
          </w:p>
        </w:tc>
      </w:tr>
      <w:tr w:rsidR="005071E8" w:rsidRPr="009B20C2" w14:paraId="45923671"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2922233"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Glaux maritima</w:t>
            </w:r>
          </w:p>
        </w:tc>
        <w:tc>
          <w:tcPr>
            <w:tcW w:w="1018" w:type="dxa"/>
            <w:tcBorders>
              <w:top w:val="single" w:sz="4" w:space="0" w:color="auto"/>
              <w:left w:val="nil"/>
              <w:bottom w:val="single" w:sz="4" w:space="0" w:color="auto"/>
              <w:right w:val="nil"/>
            </w:tcBorders>
            <w:shd w:val="clear" w:color="auto" w:fill="auto"/>
            <w:noWrap/>
            <w:vAlign w:val="bottom"/>
            <w:hideMark/>
          </w:tcPr>
          <w:p w14:paraId="0B36C81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single" w:sz="4" w:space="0" w:color="auto"/>
              <w:left w:val="nil"/>
              <w:bottom w:val="single" w:sz="4" w:space="0" w:color="auto"/>
              <w:right w:val="nil"/>
            </w:tcBorders>
            <w:shd w:val="clear" w:color="auto" w:fill="auto"/>
            <w:noWrap/>
            <w:vAlign w:val="bottom"/>
            <w:hideMark/>
          </w:tcPr>
          <w:p w14:paraId="4FA79BE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6C14126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5912E96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5071E8" w:rsidRPr="009B20C2" w14:paraId="6FE19136"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153F7534"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articulatus</w:t>
            </w:r>
          </w:p>
        </w:tc>
        <w:tc>
          <w:tcPr>
            <w:tcW w:w="1018" w:type="dxa"/>
            <w:tcBorders>
              <w:top w:val="nil"/>
              <w:left w:val="nil"/>
              <w:bottom w:val="single" w:sz="4" w:space="0" w:color="auto"/>
              <w:right w:val="nil"/>
            </w:tcBorders>
            <w:shd w:val="clear" w:color="auto" w:fill="auto"/>
            <w:noWrap/>
            <w:vAlign w:val="bottom"/>
            <w:hideMark/>
          </w:tcPr>
          <w:p w14:paraId="3E8011C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237AB0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CA834C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BFDBA5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5071E8" w:rsidRPr="009B20C2" w14:paraId="7BB0C9E6" w14:textId="77777777" w:rsidTr="002835C7">
        <w:trPr>
          <w:trHeight w:val="290"/>
        </w:trPr>
        <w:tc>
          <w:tcPr>
            <w:tcW w:w="3000" w:type="dxa"/>
            <w:tcBorders>
              <w:top w:val="nil"/>
              <w:left w:val="nil"/>
              <w:bottom w:val="nil"/>
              <w:right w:val="nil"/>
            </w:tcBorders>
            <w:shd w:val="clear" w:color="auto" w:fill="auto"/>
            <w:noWrap/>
            <w:vAlign w:val="bottom"/>
            <w:hideMark/>
          </w:tcPr>
          <w:p w14:paraId="3B8CB203"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Symphyotrichum subspicatum</w:t>
            </w:r>
          </w:p>
        </w:tc>
        <w:tc>
          <w:tcPr>
            <w:tcW w:w="1018" w:type="dxa"/>
            <w:tcBorders>
              <w:top w:val="nil"/>
              <w:left w:val="nil"/>
              <w:bottom w:val="nil"/>
              <w:right w:val="nil"/>
            </w:tcBorders>
            <w:shd w:val="clear" w:color="auto" w:fill="auto"/>
            <w:noWrap/>
            <w:vAlign w:val="bottom"/>
            <w:hideMark/>
          </w:tcPr>
          <w:p w14:paraId="1F95FE6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84E4D3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4EF480C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14FE528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r>
      <w:tr w:rsidR="005071E8" w:rsidRPr="009B20C2" w14:paraId="4729EFCE"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83E79F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Juncus </w:t>
            </w:r>
            <w:proofErr w:type="spellStart"/>
            <w:r w:rsidRPr="009B20C2">
              <w:rPr>
                <w:rFonts w:ascii="Calibri" w:eastAsia="Times New Roman" w:hAnsi="Calibri" w:cs="Calibri"/>
                <w:i/>
                <w:iCs/>
                <w:color w:val="000000"/>
              </w:rPr>
              <w:t>ensifolius</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1FDA951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1F962CF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F4877A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7A23B6D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r>
      <w:tr w:rsidR="005071E8" w:rsidRPr="009B20C2" w14:paraId="61A41591"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2EE1975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Achillea millefolium</w:t>
            </w:r>
          </w:p>
        </w:tc>
        <w:tc>
          <w:tcPr>
            <w:tcW w:w="1018" w:type="dxa"/>
            <w:tcBorders>
              <w:top w:val="nil"/>
              <w:left w:val="nil"/>
              <w:bottom w:val="single" w:sz="4" w:space="0" w:color="auto"/>
              <w:right w:val="nil"/>
            </w:tcBorders>
            <w:shd w:val="clear" w:color="auto" w:fill="auto"/>
            <w:noWrap/>
            <w:vAlign w:val="bottom"/>
            <w:hideMark/>
          </w:tcPr>
          <w:p w14:paraId="1F78A959"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30577A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3CBFD9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3CD2F8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0E0597DA" w14:textId="77777777" w:rsidTr="002835C7">
        <w:trPr>
          <w:trHeight w:val="290"/>
        </w:trPr>
        <w:tc>
          <w:tcPr>
            <w:tcW w:w="3000" w:type="dxa"/>
            <w:tcBorders>
              <w:top w:val="nil"/>
              <w:left w:val="nil"/>
              <w:bottom w:val="nil"/>
              <w:right w:val="nil"/>
            </w:tcBorders>
            <w:shd w:val="clear" w:color="auto" w:fill="auto"/>
            <w:noWrap/>
            <w:vAlign w:val="bottom"/>
            <w:hideMark/>
          </w:tcPr>
          <w:p w14:paraId="6EDC543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ciliatum</w:t>
            </w:r>
            <w:proofErr w:type="spellEnd"/>
          </w:p>
        </w:tc>
        <w:tc>
          <w:tcPr>
            <w:tcW w:w="1018" w:type="dxa"/>
            <w:tcBorders>
              <w:top w:val="nil"/>
              <w:left w:val="nil"/>
              <w:bottom w:val="nil"/>
              <w:right w:val="nil"/>
            </w:tcBorders>
            <w:shd w:val="clear" w:color="auto" w:fill="auto"/>
            <w:noWrap/>
            <w:vAlign w:val="bottom"/>
            <w:hideMark/>
          </w:tcPr>
          <w:p w14:paraId="1598659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127E9CB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1E4DDA5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BBD08C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2291D783"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079F4178"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glaberrimum</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039F3FB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0F5BD58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11C510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65E167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410CA019"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50057A1B"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Grindelia sp. </w:t>
            </w:r>
          </w:p>
        </w:tc>
        <w:tc>
          <w:tcPr>
            <w:tcW w:w="1018" w:type="dxa"/>
            <w:tcBorders>
              <w:top w:val="nil"/>
              <w:left w:val="nil"/>
              <w:bottom w:val="single" w:sz="4" w:space="0" w:color="auto"/>
              <w:right w:val="nil"/>
            </w:tcBorders>
            <w:shd w:val="clear" w:color="auto" w:fill="auto"/>
            <w:noWrap/>
            <w:vAlign w:val="bottom"/>
            <w:hideMark/>
          </w:tcPr>
          <w:p w14:paraId="7D2A3C8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86084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09CAAF2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FAF3EE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06BD2F20" w14:textId="77777777" w:rsidTr="002835C7">
        <w:trPr>
          <w:trHeight w:val="290"/>
        </w:trPr>
        <w:tc>
          <w:tcPr>
            <w:tcW w:w="3000" w:type="dxa"/>
            <w:tcBorders>
              <w:top w:val="nil"/>
              <w:left w:val="nil"/>
              <w:bottom w:val="nil"/>
              <w:right w:val="nil"/>
            </w:tcBorders>
            <w:shd w:val="clear" w:color="auto" w:fill="auto"/>
            <w:noWrap/>
            <w:vAlign w:val="bottom"/>
            <w:hideMark/>
          </w:tcPr>
          <w:p w14:paraId="1C66AECF"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Isolepis cernua</w:t>
            </w:r>
          </w:p>
        </w:tc>
        <w:tc>
          <w:tcPr>
            <w:tcW w:w="1018" w:type="dxa"/>
            <w:tcBorders>
              <w:top w:val="nil"/>
              <w:left w:val="nil"/>
              <w:bottom w:val="nil"/>
              <w:right w:val="nil"/>
            </w:tcBorders>
            <w:shd w:val="clear" w:color="auto" w:fill="auto"/>
            <w:noWrap/>
            <w:vAlign w:val="bottom"/>
            <w:hideMark/>
          </w:tcPr>
          <w:p w14:paraId="2A4CF8D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c>
          <w:tcPr>
            <w:tcW w:w="1540" w:type="dxa"/>
            <w:tcBorders>
              <w:top w:val="nil"/>
              <w:left w:val="nil"/>
              <w:bottom w:val="nil"/>
              <w:right w:val="nil"/>
            </w:tcBorders>
            <w:shd w:val="clear" w:color="auto" w:fill="auto"/>
            <w:noWrap/>
            <w:vAlign w:val="bottom"/>
            <w:hideMark/>
          </w:tcPr>
          <w:p w14:paraId="65F422E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1ECECD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946A88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71C18F7F"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22C58271"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Triglochin maritima</w:t>
            </w:r>
          </w:p>
        </w:tc>
        <w:tc>
          <w:tcPr>
            <w:tcW w:w="1018" w:type="dxa"/>
            <w:tcBorders>
              <w:top w:val="single" w:sz="4" w:space="0" w:color="auto"/>
              <w:left w:val="nil"/>
              <w:bottom w:val="single" w:sz="4" w:space="0" w:color="auto"/>
              <w:right w:val="nil"/>
            </w:tcBorders>
            <w:shd w:val="clear" w:color="auto" w:fill="auto"/>
            <w:noWrap/>
            <w:vAlign w:val="bottom"/>
            <w:hideMark/>
          </w:tcPr>
          <w:p w14:paraId="0E29FC2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7BBB022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04DEBB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single" w:sz="4" w:space="0" w:color="auto"/>
              <w:right w:val="nil"/>
            </w:tcBorders>
            <w:shd w:val="clear" w:color="auto" w:fill="auto"/>
            <w:noWrap/>
            <w:vAlign w:val="bottom"/>
            <w:hideMark/>
          </w:tcPr>
          <w:p w14:paraId="585937E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49A02017"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29AAF665"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Deschampsia </w:t>
            </w:r>
            <w:proofErr w:type="spellStart"/>
            <w:r w:rsidRPr="009B20C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1EBB52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1367B24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0C2ED8D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C404B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711B50E5" w14:textId="77777777" w:rsidTr="002835C7">
        <w:trPr>
          <w:trHeight w:val="290"/>
        </w:trPr>
        <w:tc>
          <w:tcPr>
            <w:tcW w:w="3000" w:type="dxa"/>
            <w:tcBorders>
              <w:top w:val="nil"/>
              <w:left w:val="nil"/>
              <w:bottom w:val="nil"/>
              <w:right w:val="nil"/>
            </w:tcBorders>
            <w:shd w:val="clear" w:color="auto" w:fill="auto"/>
            <w:noWrap/>
            <w:vAlign w:val="bottom"/>
            <w:hideMark/>
          </w:tcPr>
          <w:p w14:paraId="1EFBFC88"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Distichlis spicata</w:t>
            </w:r>
          </w:p>
        </w:tc>
        <w:tc>
          <w:tcPr>
            <w:tcW w:w="1018" w:type="dxa"/>
            <w:tcBorders>
              <w:top w:val="nil"/>
              <w:left w:val="nil"/>
              <w:bottom w:val="nil"/>
              <w:right w:val="nil"/>
            </w:tcBorders>
            <w:shd w:val="clear" w:color="auto" w:fill="auto"/>
            <w:noWrap/>
            <w:vAlign w:val="bottom"/>
            <w:hideMark/>
          </w:tcPr>
          <w:p w14:paraId="4413AFA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14:paraId="4246164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15D234C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3C3FA7F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2FBB231D"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FFB5AC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Poa palustris</w:t>
            </w:r>
          </w:p>
        </w:tc>
        <w:tc>
          <w:tcPr>
            <w:tcW w:w="1018" w:type="dxa"/>
            <w:tcBorders>
              <w:top w:val="single" w:sz="4" w:space="0" w:color="auto"/>
              <w:left w:val="nil"/>
              <w:bottom w:val="single" w:sz="4" w:space="0" w:color="auto"/>
              <w:right w:val="nil"/>
            </w:tcBorders>
            <w:shd w:val="clear" w:color="auto" w:fill="auto"/>
            <w:noWrap/>
            <w:vAlign w:val="bottom"/>
            <w:hideMark/>
          </w:tcPr>
          <w:p w14:paraId="28D73CD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single" w:sz="4" w:space="0" w:color="auto"/>
              <w:left w:val="nil"/>
              <w:bottom w:val="single" w:sz="4" w:space="0" w:color="auto"/>
              <w:right w:val="nil"/>
            </w:tcBorders>
            <w:shd w:val="clear" w:color="auto" w:fill="auto"/>
            <w:noWrap/>
            <w:vAlign w:val="bottom"/>
            <w:hideMark/>
          </w:tcPr>
          <w:p w14:paraId="64450FA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4876E29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13E0BC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62377B08"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393ED06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39CEA49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nil"/>
              <w:left w:val="nil"/>
              <w:bottom w:val="single" w:sz="4" w:space="0" w:color="auto"/>
              <w:right w:val="nil"/>
            </w:tcBorders>
            <w:shd w:val="clear" w:color="auto" w:fill="auto"/>
            <w:noWrap/>
            <w:vAlign w:val="bottom"/>
            <w:hideMark/>
          </w:tcPr>
          <w:p w14:paraId="478DEBA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2A9676F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95E503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bl>
    <w:p w14:paraId="0577DF31" w14:textId="77777777" w:rsidR="005071E8" w:rsidRDefault="005071E8" w:rsidP="005071E8"/>
    <w:p w14:paraId="62BA02E3" w14:textId="77777777" w:rsidR="005071E8" w:rsidRDefault="005071E8" w:rsidP="005071E8"/>
    <w:p w14:paraId="150D9F20" w14:textId="687D6D8D" w:rsidR="005071E8" w:rsidRDefault="008B1B48" w:rsidP="005071E8">
      <w:r w:rsidRPr="008B1B48">
        <w:rPr>
          <w:noProof/>
        </w:rPr>
        <w:lastRenderedPageBreak/>
        <w:drawing>
          <wp:inline distT="0" distB="0" distL="0" distR="0" wp14:anchorId="2EE0BB7A" wp14:editId="69BD03B8">
            <wp:extent cx="59436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9600"/>
                    </a:xfrm>
                    <a:prstGeom prst="rect">
                      <a:avLst/>
                    </a:prstGeom>
                  </pic:spPr>
                </pic:pic>
              </a:graphicData>
            </a:graphic>
          </wp:inline>
        </w:drawing>
      </w:r>
    </w:p>
    <w:p w14:paraId="469E4E3D" w14:textId="3FE06C02" w:rsidR="005071E8" w:rsidRDefault="005071E8" w:rsidP="005071E8">
      <w:pPr>
        <w:keepNext/>
        <w:jc w:val="center"/>
      </w:pPr>
    </w:p>
    <w:p w14:paraId="422C5C2B" w14:textId="2FB5EA3A" w:rsidR="005071E8" w:rsidRDefault="005071E8" w:rsidP="005071E8">
      <w:pPr>
        <w:pStyle w:val="Caption"/>
      </w:pPr>
      <w:r>
        <w:t xml:space="preserve">Figure </w:t>
      </w:r>
      <w:r w:rsidR="005072A2">
        <w:fldChar w:fldCharType="begin"/>
      </w:r>
      <w:r w:rsidR="005072A2">
        <w:instrText xml:space="preserve"> SEQ Figure \* ARABIC </w:instrText>
      </w:r>
      <w:r w:rsidR="005072A2">
        <w:fldChar w:fldCharType="separate"/>
      </w:r>
      <w:r w:rsidR="009C177C">
        <w:rPr>
          <w:noProof/>
        </w:rPr>
        <w:t>4</w:t>
      </w:r>
      <w:r w:rsidR="005072A2">
        <w:rPr>
          <w:noProof/>
        </w:rPr>
        <w:fldChar w:fldCharType="end"/>
      </w:r>
      <w:r>
        <w:t>. Native species richness</w:t>
      </w:r>
      <w:r w:rsidR="00453C60">
        <w:t xml:space="preserve"> is consistently greater than exotic species richness</w:t>
      </w:r>
      <w:r>
        <w:t xml:space="preserve"> in </w:t>
      </w:r>
      <w:r w:rsidR="00453C60">
        <w:t xml:space="preserve">both </w:t>
      </w:r>
      <w:r>
        <w:t>above-ground vegetation</w:t>
      </w:r>
      <w:r w:rsidR="00453C60">
        <w:t xml:space="preserve"> and surface seed banks for</w:t>
      </w:r>
      <w:r>
        <w:t xml:space="preserve"> both estuaries and across all disturbance categories. </w:t>
      </w:r>
    </w:p>
    <w:p w14:paraId="3AD8A793" w14:textId="77777777" w:rsidR="005071E8" w:rsidRDefault="005071E8" w:rsidP="005071E8"/>
    <w:p w14:paraId="24A196F5" w14:textId="364BF520" w:rsidR="005071E8" w:rsidRDefault="005071E8" w:rsidP="005071E8">
      <w:pPr>
        <w:keepNext/>
        <w:jc w:val="center"/>
        <w:rPr>
          <w:noProof/>
        </w:rPr>
      </w:pPr>
    </w:p>
    <w:p w14:paraId="1B07984E" w14:textId="6DF2E86C" w:rsidR="00A97F7D" w:rsidRDefault="00A97F7D" w:rsidP="005071E8">
      <w:pPr>
        <w:keepNext/>
        <w:jc w:val="center"/>
      </w:pPr>
      <w:r w:rsidRPr="00A97F7D">
        <w:rPr>
          <w:noProof/>
        </w:rPr>
        <w:drawing>
          <wp:inline distT="0" distB="0" distL="0" distR="0" wp14:anchorId="1ACB7544" wp14:editId="49DF1BD7">
            <wp:extent cx="5943600" cy="31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9600"/>
                    </a:xfrm>
                    <a:prstGeom prst="rect">
                      <a:avLst/>
                    </a:prstGeom>
                  </pic:spPr>
                </pic:pic>
              </a:graphicData>
            </a:graphic>
          </wp:inline>
        </w:drawing>
      </w:r>
    </w:p>
    <w:p w14:paraId="132E161D" w14:textId="77777777" w:rsidR="00A97F7D" w:rsidRDefault="00A97F7D" w:rsidP="005071E8">
      <w:pPr>
        <w:keepNext/>
        <w:jc w:val="center"/>
      </w:pPr>
    </w:p>
    <w:p w14:paraId="662905B3" w14:textId="680863BE" w:rsidR="005071E8" w:rsidRDefault="005071E8" w:rsidP="005071E8">
      <w:pPr>
        <w:pStyle w:val="Caption"/>
      </w:pPr>
      <w:r>
        <w:t xml:space="preserve">Figure </w:t>
      </w:r>
      <w:r w:rsidR="005072A2">
        <w:fldChar w:fldCharType="begin"/>
      </w:r>
      <w:r w:rsidR="005072A2">
        <w:instrText xml:space="preserve"> SEQ Figure \* ARABIC </w:instrText>
      </w:r>
      <w:r w:rsidR="005072A2">
        <w:fldChar w:fldCharType="separate"/>
      </w:r>
      <w:r w:rsidR="009C177C">
        <w:rPr>
          <w:noProof/>
        </w:rPr>
        <w:t>5</w:t>
      </w:r>
      <w:r w:rsidR="005072A2">
        <w:rPr>
          <w:noProof/>
        </w:rPr>
        <w:fldChar w:fldCharType="end"/>
      </w:r>
      <w:r>
        <w:t xml:space="preserve">. Above-ground cover abundance of all native species is always significantly greater than all exotic species cover, except in 10-year old exclosures in Little Qualicum River Estuary. </w:t>
      </w:r>
      <w:r w:rsidR="00453C60">
        <w:t>Notably, exotic species abundance in the surface seed</w:t>
      </w:r>
      <w:r w:rsidR="00A86920">
        <w:t xml:space="preserve"> </w:t>
      </w:r>
      <w:r w:rsidR="00453C60">
        <w:t xml:space="preserve">bank </w:t>
      </w:r>
      <w:r w:rsidR="00A86920">
        <w:t>is low across all disturbance conditions in Nanaimo</w:t>
      </w:r>
      <w:r w:rsidR="008406DA">
        <w:t xml:space="preserve"> Estuary</w:t>
      </w:r>
      <w:r w:rsidR="00A86920">
        <w:t xml:space="preserve">, but equal to or greater than native species in 10-year old exclosures or undisturbed sites, respectively, in Little Qualicum River Estuary. </w:t>
      </w:r>
    </w:p>
    <w:p w14:paraId="4ECC95EB" w14:textId="77777777" w:rsidR="005071E8" w:rsidRDefault="005071E8" w:rsidP="005071E8"/>
    <w:p w14:paraId="19A035CF" w14:textId="77777777" w:rsidR="005071E8" w:rsidRDefault="005071E8" w:rsidP="005071E8">
      <w:pPr>
        <w:keepNext/>
      </w:pPr>
      <w:r>
        <w:rPr>
          <w:noProof/>
        </w:rPr>
        <w:lastRenderedPageBreak/>
        <w:drawing>
          <wp:inline distT="0" distB="0" distL="0" distR="0" wp14:anchorId="4658FEAE" wp14:editId="5F2F3FDC">
            <wp:extent cx="6363585" cy="424239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73860" cy="4249240"/>
                    </a:xfrm>
                    <a:prstGeom prst="rect">
                      <a:avLst/>
                    </a:prstGeom>
                    <a:noFill/>
                    <a:ln>
                      <a:noFill/>
                    </a:ln>
                  </pic:spPr>
                </pic:pic>
              </a:graphicData>
            </a:graphic>
          </wp:inline>
        </w:drawing>
      </w:r>
    </w:p>
    <w:p w14:paraId="323D0D15" w14:textId="2012AD58" w:rsidR="005071E8" w:rsidRPr="0054668D" w:rsidRDefault="005071E8" w:rsidP="005071E8">
      <w:pPr>
        <w:pStyle w:val="Caption"/>
      </w:pPr>
      <w:r>
        <w:t xml:space="preserve">Figure </w:t>
      </w:r>
      <w:r w:rsidR="005072A2">
        <w:fldChar w:fldCharType="begin"/>
      </w:r>
      <w:r w:rsidR="005072A2">
        <w:instrText xml:space="preserve"> SEQ Figure \* ARABIC </w:instrText>
      </w:r>
      <w:r w:rsidR="005072A2">
        <w:fldChar w:fldCharType="separate"/>
      </w:r>
      <w:r w:rsidR="009C177C">
        <w:rPr>
          <w:noProof/>
        </w:rPr>
        <w:t>6</w:t>
      </w:r>
      <w:r w:rsidR="005072A2">
        <w:rPr>
          <w:noProof/>
        </w:rPr>
        <w:fldChar w:fldCharType="end"/>
      </w:r>
      <w:r>
        <w:t xml:space="preserve">. Recently grubbed and 1-year-old exclosures are dominated by &gt; 50% mean cover of bare ground, with species relative abundance dominated by short perennial graminoid </w:t>
      </w:r>
      <w:r>
        <w:rPr>
          <w:i w:val="0"/>
        </w:rPr>
        <w:t>Eleocharis parvula</w:t>
      </w:r>
      <w:r>
        <w:t xml:space="preserve"> and forbs in both above-ground vegetation and surface seed bank. After 1 year of exclosure, all plant functional groups have similar dominance in above ground vegetation, but surface seed banks do not show increased representation from perennial forbs or perennial graminoids &gt; 10 cm.  Bare ground significantly decreases after 10 years of exclosure, while relative abundance of perennial graminoids (&gt; 10 cm) significantly increases in both above-ground vegetation and surface seed banks, not significantly different from undisturbed sites. </w:t>
      </w:r>
    </w:p>
    <w:p w14:paraId="6B2BB206" w14:textId="77777777" w:rsidR="005071E8" w:rsidRPr="00B66B96" w:rsidRDefault="005071E8" w:rsidP="005071E8"/>
    <w:p w14:paraId="0FEE49D0" w14:textId="5196938E" w:rsidR="00790A97" w:rsidRDefault="00790A97">
      <w:r>
        <w:br w:type="page"/>
      </w:r>
    </w:p>
    <w:p w14:paraId="1835BAEB" w14:textId="7C391AF8" w:rsidR="00501084" w:rsidRDefault="00790A97" w:rsidP="00790A97">
      <w:pPr>
        <w:keepNext/>
      </w:pPr>
      <w:r>
        <w:rPr>
          <w:noProof/>
        </w:rPr>
        <w:lastRenderedPageBreak/>
        <w:drawing>
          <wp:inline distT="0" distB="0" distL="0" distR="0" wp14:anchorId="6C21C98D" wp14:editId="5532116B">
            <wp:extent cx="6226116" cy="2806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40310" cy="2813099"/>
                    </a:xfrm>
                    <a:prstGeom prst="rect">
                      <a:avLst/>
                    </a:prstGeom>
                    <a:noFill/>
                  </pic:spPr>
                </pic:pic>
              </a:graphicData>
            </a:graphic>
          </wp:inline>
        </w:drawing>
      </w:r>
    </w:p>
    <w:p w14:paraId="0EEE732D" w14:textId="0AB32112" w:rsidR="00501084" w:rsidRDefault="00501084" w:rsidP="00790A97">
      <w:pPr>
        <w:keepNext/>
      </w:pPr>
      <w:r>
        <w:rPr>
          <w:noProof/>
        </w:rPr>
        <w:drawing>
          <wp:inline distT="0" distB="0" distL="0" distR="0" wp14:anchorId="15086783" wp14:editId="7E77DA5D">
            <wp:extent cx="5876709" cy="3879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4386" cy="3891521"/>
                    </a:xfrm>
                    <a:prstGeom prst="rect">
                      <a:avLst/>
                    </a:prstGeom>
                    <a:noFill/>
                  </pic:spPr>
                </pic:pic>
              </a:graphicData>
            </a:graphic>
          </wp:inline>
        </w:drawing>
      </w:r>
    </w:p>
    <w:p w14:paraId="1A464D67" w14:textId="57106D6C" w:rsidR="00501084" w:rsidRDefault="00501084" w:rsidP="00790A97">
      <w:pPr>
        <w:keepNext/>
      </w:pPr>
    </w:p>
    <w:p w14:paraId="2C429EDA" w14:textId="77777777" w:rsidR="00501084" w:rsidRDefault="00501084" w:rsidP="00790A97">
      <w:pPr>
        <w:keepNext/>
      </w:pPr>
    </w:p>
    <w:p w14:paraId="18A7873B" w14:textId="4AC49D49" w:rsidR="005D38C8" w:rsidRDefault="00790A97" w:rsidP="00790A97">
      <w:pPr>
        <w:pStyle w:val="Caption"/>
      </w:pPr>
      <w:bookmarkStart w:id="29" w:name="_Ref119066111"/>
      <w:r>
        <w:t xml:space="preserve">Figure </w:t>
      </w:r>
      <w:r w:rsidR="005072A2">
        <w:fldChar w:fldCharType="begin"/>
      </w:r>
      <w:r w:rsidR="005072A2">
        <w:instrText xml:space="preserve"> SEQ Figure \* ARABIC </w:instrText>
      </w:r>
      <w:r w:rsidR="005072A2">
        <w:fldChar w:fldCharType="separate"/>
      </w:r>
      <w:r w:rsidR="009C177C">
        <w:rPr>
          <w:noProof/>
        </w:rPr>
        <w:t>7</w:t>
      </w:r>
      <w:r w:rsidR="005072A2">
        <w:rPr>
          <w:noProof/>
        </w:rPr>
        <w:fldChar w:fldCharType="end"/>
      </w:r>
      <w:bookmarkEnd w:id="29"/>
      <w:r>
        <w:t>. TEMP FIG -</w:t>
      </w:r>
      <w:r w:rsidR="00DC126D">
        <w:t xml:space="preserve"> </w:t>
      </w:r>
      <w:r>
        <w:t xml:space="preserve">code output </w:t>
      </w:r>
      <w:r w:rsidR="00DC126D">
        <w:t xml:space="preserve">for </w:t>
      </w:r>
      <w:r>
        <w:t>in-text Results reporting</w:t>
      </w:r>
      <w:r w:rsidR="00DC126D">
        <w:t xml:space="preserve"> </w:t>
      </w:r>
      <w:proofErr w:type="spellStart"/>
      <w:r w:rsidR="00DC126D">
        <w:t>glm</w:t>
      </w:r>
      <w:proofErr w:type="spellEnd"/>
      <w:r w:rsidR="00DC126D">
        <w:t xml:space="preserve"> trends in </w:t>
      </w:r>
      <w:r w:rsidR="00112623">
        <w:t>ABOVE-GROUND VEGETATION</w:t>
      </w:r>
      <w:r w:rsidR="00501084">
        <w:t xml:space="preserve">. Outliers </w:t>
      </w:r>
      <w:r w:rsidR="0083713B">
        <w:t xml:space="preserve">are individual plots heavily dominated by perennial forbs (especially Douglas aster). </w:t>
      </w:r>
    </w:p>
    <w:p w14:paraId="317C0A73" w14:textId="6E6E5710" w:rsidR="00112623" w:rsidRDefault="008B19D7" w:rsidP="00112623">
      <w:pPr>
        <w:keepNext/>
      </w:pPr>
      <w:r>
        <w:rPr>
          <w:noProof/>
        </w:rPr>
        <w:lastRenderedPageBreak/>
        <w:drawing>
          <wp:inline distT="0" distB="0" distL="0" distR="0" wp14:anchorId="010C8604" wp14:editId="1B205597">
            <wp:extent cx="6221213" cy="28194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05034" cy="2857387"/>
                    </a:xfrm>
                    <a:prstGeom prst="rect">
                      <a:avLst/>
                    </a:prstGeom>
                    <a:noFill/>
                  </pic:spPr>
                </pic:pic>
              </a:graphicData>
            </a:graphic>
          </wp:inline>
        </w:drawing>
      </w:r>
    </w:p>
    <w:p w14:paraId="1A0EFB06" w14:textId="4BC0D28C" w:rsidR="0083713B" w:rsidRDefault="0083713B" w:rsidP="00112623">
      <w:pPr>
        <w:keepNext/>
      </w:pPr>
      <w:r>
        <w:rPr>
          <w:noProof/>
        </w:rPr>
        <w:drawing>
          <wp:inline distT="0" distB="0" distL="0" distR="0" wp14:anchorId="3F5A15A2" wp14:editId="4AAA350A">
            <wp:extent cx="5943600" cy="4162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162415"/>
                    </a:xfrm>
                    <a:prstGeom prst="rect">
                      <a:avLst/>
                    </a:prstGeom>
                    <a:noFill/>
                  </pic:spPr>
                </pic:pic>
              </a:graphicData>
            </a:graphic>
          </wp:inline>
        </w:drawing>
      </w:r>
    </w:p>
    <w:p w14:paraId="09DEE7F3" w14:textId="09471C49" w:rsidR="008B19D7" w:rsidRDefault="00112623" w:rsidP="00112623">
      <w:pPr>
        <w:pStyle w:val="Caption"/>
      </w:pPr>
      <w:bookmarkStart w:id="30" w:name="_Ref119066255"/>
      <w:r>
        <w:t xml:space="preserve">Figure </w:t>
      </w:r>
      <w:r w:rsidR="005072A2">
        <w:fldChar w:fldCharType="begin"/>
      </w:r>
      <w:r w:rsidR="005072A2">
        <w:instrText xml:space="preserve"> SEQ Figure \* ARABIC </w:instrText>
      </w:r>
      <w:r w:rsidR="005072A2">
        <w:fldChar w:fldCharType="separate"/>
      </w:r>
      <w:r w:rsidR="009C177C">
        <w:rPr>
          <w:noProof/>
        </w:rPr>
        <w:t>8</w:t>
      </w:r>
      <w:r w:rsidR="005072A2">
        <w:rPr>
          <w:noProof/>
        </w:rPr>
        <w:fldChar w:fldCharType="end"/>
      </w:r>
      <w:bookmarkEnd w:id="30"/>
      <w:r>
        <w:t xml:space="preserve">. TEMP FIG - code output for in-text Results reporting </w:t>
      </w:r>
      <w:proofErr w:type="spellStart"/>
      <w:r>
        <w:t>glm</w:t>
      </w:r>
      <w:proofErr w:type="spellEnd"/>
      <w:r>
        <w:t xml:space="preserve"> trends in SURFACE SEED BANK</w:t>
      </w:r>
      <w:r w:rsidR="0083713B">
        <w:t xml:space="preserve">. Outliers are samples dominated by forbs (especially Spergularia canadensis). </w:t>
      </w:r>
    </w:p>
    <w:p w14:paraId="12B80668" w14:textId="4F223594" w:rsidR="008B19D7" w:rsidRPr="008B19D7" w:rsidRDefault="008B19D7" w:rsidP="0083713B"/>
    <w:sectPr w:rsidR="008B19D7" w:rsidRPr="008B19D7">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tefanie Lane" w:date="2022-08-22T14:48:00Z" w:initials="SLL">
    <w:p w14:paraId="38F31D80" w14:textId="3794BF81" w:rsidR="00EA3CDF" w:rsidRDefault="00EA3CDF">
      <w:pPr>
        <w:pStyle w:val="CommentText"/>
      </w:pPr>
      <w:r>
        <w:rPr>
          <w:rStyle w:val="CommentReference"/>
        </w:rPr>
        <w:annotationRef/>
      </w:r>
      <w:r w:rsidR="004D2C27">
        <w:t>Elaborate: w</w:t>
      </w:r>
      <w:r>
        <w:t>hy?</w:t>
      </w:r>
    </w:p>
  </w:comment>
  <w:comment w:id="2" w:author="Stefanie Lane" w:date="2022-06-17T14:35:00Z" w:initials="SLL">
    <w:p w14:paraId="35B51660" w14:textId="77777777" w:rsidR="00EA3CDF" w:rsidRDefault="00EA3CDF" w:rsidP="008A0234">
      <w:pPr>
        <w:pStyle w:val="CommentText"/>
      </w:pPr>
      <w:r>
        <w:rPr>
          <w:rStyle w:val="CommentReference"/>
        </w:rPr>
        <w:annotationRef/>
      </w:r>
      <w:r>
        <w:t>Accession to UBC herbarium as part of dissertation?</w:t>
      </w:r>
    </w:p>
  </w:comment>
  <w:comment w:id="4" w:author="Stefanie Lane" w:date="2022-11-10T18:28:00Z" w:initials="SLL">
    <w:p w14:paraId="114A36FC" w14:textId="4473943A" w:rsidR="000069C6" w:rsidRDefault="000069C6">
      <w:pPr>
        <w:pStyle w:val="CommentText"/>
      </w:pPr>
      <w:r>
        <w:rPr>
          <w:rStyle w:val="CommentReference"/>
        </w:rPr>
        <w:annotationRef/>
      </w:r>
      <w:r>
        <w:t xml:space="preserve">Do I need to explain fitting response distributions to </w:t>
      </w:r>
      <w:r w:rsidR="008562D1">
        <w:t>the model assumptions? (</w:t>
      </w:r>
      <w:proofErr w:type="spellStart"/>
      <w:r w:rsidR="008562D1">
        <w:t>eg</w:t>
      </w:r>
      <w:proofErr w:type="spellEnd"/>
      <w:r w:rsidR="008562D1">
        <w:t xml:space="preserve">, we used a binomial distribution to fit the </w:t>
      </w:r>
      <w:r w:rsidR="00A65AC3">
        <w:t>response variables of interest)</w:t>
      </w:r>
    </w:p>
  </w:comment>
  <w:comment w:id="5" w:author="Stefanie Lane" w:date="2022-11-10T18:30:00Z" w:initials="SLL">
    <w:p w14:paraId="6477576C" w14:textId="4886F55F" w:rsidR="00B64BB7" w:rsidRDefault="00B64BB7">
      <w:pPr>
        <w:pStyle w:val="CommentText"/>
      </w:pPr>
      <w:r>
        <w:rPr>
          <w:rStyle w:val="CommentReference"/>
        </w:rPr>
        <w:annotationRef/>
      </w:r>
      <w:r>
        <w:t xml:space="preserve">Do I need to say how </w:t>
      </w:r>
      <w:proofErr w:type="spellStart"/>
      <w:proofErr w:type="gramStart"/>
      <w:r>
        <w:t>predicte</w:t>
      </w:r>
      <w:proofErr w:type="spellEnd"/>
      <w:r>
        <w:t xml:space="preserve">  values</w:t>
      </w:r>
      <w:proofErr w:type="gramEnd"/>
      <w:r>
        <w:t xml:space="preserve"> were calculated? </w:t>
      </w:r>
    </w:p>
  </w:comment>
  <w:comment w:id="6" w:author="n" w:date="2022-11-17T09:25:00Z" w:initials="n">
    <w:p w14:paraId="7AA9BE2E" w14:textId="6EEC298C" w:rsidR="001B2B9F" w:rsidRDefault="001B2B9F">
      <w:pPr>
        <w:pStyle w:val="CommentText"/>
      </w:pPr>
      <w:r>
        <w:rPr>
          <w:rStyle w:val="CommentReference"/>
        </w:rPr>
        <w:annotationRef/>
      </w:r>
      <w:proofErr w:type="gramStart"/>
      <w:r>
        <w:t>Yes</w:t>
      </w:r>
      <w:proofErr w:type="gramEnd"/>
      <w:r>
        <w:t xml:space="preserve"> to the first question, no to the second</w:t>
      </w:r>
    </w:p>
  </w:comment>
  <w:comment w:id="7" w:author="n" w:date="2022-11-17T09:26:00Z" w:initials="n">
    <w:p w14:paraId="65844236" w14:textId="71303203" w:rsidR="001B2B9F" w:rsidRDefault="001B2B9F">
      <w:pPr>
        <w:pStyle w:val="CommentText"/>
      </w:pPr>
      <w:r>
        <w:rPr>
          <w:rStyle w:val="CommentReference"/>
        </w:rPr>
        <w:annotationRef/>
      </w:r>
      <w:r>
        <w:t>This wording is deceptive – you don’t test the difference between veg and seed banks. You test the differences between disturbance categories as reflected in the veg and seed bank</w:t>
      </w:r>
    </w:p>
  </w:comment>
  <w:comment w:id="11" w:author="n" w:date="2022-11-17T09:27:00Z" w:initials="n">
    <w:p w14:paraId="60FBA0F6" w14:textId="45B2B272" w:rsidR="001B2B9F" w:rsidRDefault="001B2B9F">
      <w:pPr>
        <w:pStyle w:val="CommentText"/>
      </w:pPr>
      <w:r>
        <w:rPr>
          <w:rStyle w:val="CommentReference"/>
        </w:rPr>
        <w:annotationRef/>
      </w:r>
      <w:r>
        <w:t>This needs more detail</w:t>
      </w:r>
    </w:p>
  </w:comment>
  <w:comment w:id="15" w:author="n" w:date="2022-11-17T09:46:00Z" w:initials="n">
    <w:p w14:paraId="04854916" w14:textId="63447E6D" w:rsidR="005D17F7" w:rsidRDefault="005D17F7">
      <w:pPr>
        <w:pStyle w:val="CommentText"/>
      </w:pPr>
      <w:r>
        <w:rPr>
          <w:rStyle w:val="CommentReference"/>
        </w:rPr>
        <w:annotationRef/>
      </w:r>
      <w:r>
        <w:t>Methods statement</w:t>
      </w:r>
    </w:p>
  </w:comment>
  <w:comment w:id="18" w:author="n" w:date="2022-11-17T09:56:00Z" w:initials="n">
    <w:p w14:paraId="58B0BD98" w14:textId="33CFF342" w:rsidR="0055644B" w:rsidRDefault="0055644B">
      <w:pPr>
        <w:pStyle w:val="CommentText"/>
      </w:pPr>
      <w:r>
        <w:rPr>
          <w:rStyle w:val="CommentReference"/>
        </w:rPr>
        <w:annotationRef/>
      </w:r>
      <w:r>
        <w:t xml:space="preserve">This </w:t>
      </w:r>
    </w:p>
  </w:comment>
  <w:comment w:id="20" w:author="Stefanie Lane" w:date="2022-10-28T14:51:00Z" w:initials="SLL">
    <w:p w14:paraId="1C0BDDC7" w14:textId="03996F58" w:rsidR="00EA3CDF" w:rsidRDefault="00EA3CDF" w:rsidP="00B424B5">
      <w:pPr>
        <w:pStyle w:val="CommentText"/>
      </w:pPr>
      <w:r>
        <w:rPr>
          <w:rStyle w:val="CommentReference"/>
        </w:rPr>
        <w:annotationRef/>
      </w:r>
      <w:r w:rsidR="00F13900">
        <w:t>Revise: increase font size for species, legend. Move legend to “left” for more room to expand x-axis (increase sp font size)</w:t>
      </w:r>
    </w:p>
  </w:comment>
  <w:comment w:id="21" w:author="n" w:date="2022-11-17T10:09:00Z" w:initials="n">
    <w:p w14:paraId="5AB0BD55" w14:textId="5D7CA819" w:rsidR="00C9088E" w:rsidRDefault="00C9088E">
      <w:pPr>
        <w:pStyle w:val="CommentText"/>
      </w:pPr>
      <w:r>
        <w:rPr>
          <w:rStyle w:val="CommentReference"/>
        </w:rPr>
        <w:annotationRef/>
      </w:r>
      <w:r>
        <w:t>This is looking so cool!</w:t>
      </w:r>
    </w:p>
  </w:comment>
  <w:comment w:id="22" w:author="Stefanie Lane" w:date="2022-11-10T15:40:00Z" w:initials="SLL">
    <w:p w14:paraId="7F65BBD4" w14:textId="77777777" w:rsidR="00AE4BF0" w:rsidRDefault="00AE4BF0">
      <w:pPr>
        <w:pStyle w:val="CommentText"/>
      </w:pPr>
      <w:r>
        <w:rPr>
          <w:rStyle w:val="CommentReference"/>
        </w:rPr>
        <w:annotationRef/>
      </w:r>
      <w:r>
        <w:t xml:space="preserve">Revise: increase font size, point/line size </w:t>
      </w:r>
    </w:p>
    <w:p w14:paraId="7B1AC318" w14:textId="1CC91913" w:rsidR="00AE4BF0" w:rsidRDefault="00F679D2">
      <w:pPr>
        <w:pStyle w:val="CommentText"/>
      </w:pPr>
      <w:r>
        <w:t xml:space="preserve">Confirm: useful for </w:t>
      </w:r>
      <w:r w:rsidR="00AE4BF0">
        <w:t>error bars</w:t>
      </w:r>
      <w:r w:rsidR="00BA60DA">
        <w:t xml:space="preserve"> to be</w:t>
      </w:r>
      <w:r>
        <w:t xml:space="preserve"> color-coded by estuary?</w:t>
      </w:r>
    </w:p>
  </w:comment>
  <w:comment w:id="23" w:author="n" w:date="2022-11-17T10:10:00Z" w:initials="n">
    <w:p w14:paraId="6D4C629B" w14:textId="733D767B" w:rsidR="00C9088E" w:rsidRDefault="00C9088E" w:rsidP="00C9088E">
      <w:pPr>
        <w:pStyle w:val="CommentText"/>
      </w:pPr>
      <w:r>
        <w:rPr>
          <w:rStyle w:val="CommentReference"/>
        </w:rPr>
        <w:annotationRef/>
      </w:r>
      <w:r>
        <w:t xml:space="preserve">Coloring error bars looks fine to me, though decrease how wide they are </w:t>
      </w:r>
    </w:p>
  </w:comment>
  <w:comment w:id="24" w:author="n" w:date="2022-11-17T10:17:00Z" w:initials="n">
    <w:p w14:paraId="705EAF5F" w14:textId="4CB4BC5A" w:rsidR="003737D8" w:rsidRDefault="003737D8">
      <w:pPr>
        <w:pStyle w:val="CommentText"/>
      </w:pPr>
      <w:r>
        <w:rPr>
          <w:rStyle w:val="CommentReference"/>
        </w:rPr>
        <w:annotationRef/>
      </w:r>
      <w:r>
        <w:t>I like this for the most part, but suspect it can be streamlined once you start writing</w:t>
      </w:r>
    </w:p>
  </w:comment>
  <w:comment w:id="25" w:author="n" w:date="2022-11-17T10:16:00Z" w:initials="n">
    <w:p w14:paraId="0A55C64B" w14:textId="0B3BF1B6" w:rsidR="003737D8" w:rsidRDefault="003737D8">
      <w:pPr>
        <w:pStyle w:val="CommentText"/>
      </w:pPr>
      <w:r>
        <w:rPr>
          <w:rStyle w:val="CommentReference"/>
        </w:rPr>
        <w:annotationRef/>
      </w:r>
      <w:r>
        <w:t>This links to the fact that the disturbance type can remove this source of regeneration from the surface – you have gotten to here without revisiting the disturbance once, so remember not to ignore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F31D80" w15:done="0"/>
  <w15:commentEx w15:paraId="35B51660" w15:done="0"/>
  <w15:commentEx w15:paraId="114A36FC" w15:done="0"/>
  <w15:commentEx w15:paraId="6477576C" w15:paraIdParent="114A36FC" w15:done="0"/>
  <w15:commentEx w15:paraId="7AA9BE2E" w15:paraIdParent="114A36FC" w15:done="0"/>
  <w15:commentEx w15:paraId="65844236" w15:done="0"/>
  <w15:commentEx w15:paraId="60FBA0F6" w15:done="0"/>
  <w15:commentEx w15:paraId="04854916" w15:done="0"/>
  <w15:commentEx w15:paraId="58B0BD98" w15:done="0"/>
  <w15:commentEx w15:paraId="1C0BDDC7" w15:done="0"/>
  <w15:commentEx w15:paraId="5AB0BD55" w15:paraIdParent="1C0BDDC7" w15:done="0"/>
  <w15:commentEx w15:paraId="7B1AC318" w15:done="0"/>
  <w15:commentEx w15:paraId="6D4C629B" w15:paraIdParent="7B1AC318" w15:done="0"/>
  <w15:commentEx w15:paraId="705EAF5F" w15:done="0"/>
  <w15:commentEx w15:paraId="0A55C6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07C98" w16cex:dateUtc="2022-11-17T17:25:00Z"/>
  <w16cex:commentExtensible w16cex:durableId="27207CDE" w16cex:dateUtc="2022-11-17T17:26:00Z"/>
  <w16cex:commentExtensible w16cex:durableId="27207D0B" w16cex:dateUtc="2022-11-17T17:27:00Z"/>
  <w16cex:commentExtensible w16cex:durableId="2720816C" w16cex:dateUtc="2022-11-17T17:46:00Z"/>
  <w16cex:commentExtensible w16cex:durableId="272083EB" w16cex:dateUtc="2022-11-17T17:56:00Z"/>
  <w16cex:commentExtensible w16cex:durableId="272086DC" w16cex:dateUtc="2022-11-17T18:09:00Z"/>
  <w16cex:commentExtensible w16cex:durableId="2720872E" w16cex:dateUtc="2022-11-17T18:10:00Z"/>
  <w16cex:commentExtensible w16cex:durableId="272088BC" w16cex:dateUtc="2022-11-17T18:17:00Z"/>
  <w16cex:commentExtensible w16cex:durableId="2720888B" w16cex:dateUtc="2022-11-17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F31D80" w16cid:durableId="26AE15CD"/>
  <w16cid:commentId w16cid:paraId="35B51660" w16cid:durableId="26570F9F"/>
  <w16cid:commentId w16cid:paraId="114A36FC" w16cid:durableId="2717C149"/>
  <w16cid:commentId w16cid:paraId="6477576C" w16cid:durableId="2717C1DD"/>
  <w16cid:commentId w16cid:paraId="7AA9BE2E" w16cid:durableId="27207C98"/>
  <w16cid:commentId w16cid:paraId="65844236" w16cid:durableId="27207CDE"/>
  <w16cid:commentId w16cid:paraId="60FBA0F6" w16cid:durableId="27207D0B"/>
  <w16cid:commentId w16cid:paraId="04854916" w16cid:durableId="2720816C"/>
  <w16cid:commentId w16cid:paraId="58B0BD98" w16cid:durableId="272083EB"/>
  <w16cid:commentId w16cid:paraId="1C0BDDC7" w16cid:durableId="27066B03"/>
  <w16cid:commentId w16cid:paraId="5AB0BD55" w16cid:durableId="272086DC"/>
  <w16cid:commentId w16cid:paraId="7B1AC318" w16cid:durableId="271799FC"/>
  <w16cid:commentId w16cid:paraId="6D4C629B" w16cid:durableId="2720872E"/>
  <w16cid:commentId w16cid:paraId="705EAF5F" w16cid:durableId="272088BC"/>
  <w16cid:commentId w16cid:paraId="0A55C64B" w16cid:durableId="272088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FD986" w14:textId="77777777" w:rsidR="005F10C1" w:rsidRDefault="005F10C1" w:rsidP="003A4BCE">
      <w:pPr>
        <w:spacing w:after="0" w:line="240" w:lineRule="auto"/>
      </w:pPr>
      <w:r>
        <w:separator/>
      </w:r>
    </w:p>
  </w:endnote>
  <w:endnote w:type="continuationSeparator" w:id="0">
    <w:p w14:paraId="6938BD36" w14:textId="77777777" w:rsidR="005F10C1" w:rsidRDefault="005F10C1" w:rsidP="003A4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4797752"/>
      <w:docPartObj>
        <w:docPartGallery w:val="Page Numbers (Bottom of Page)"/>
        <w:docPartUnique/>
      </w:docPartObj>
    </w:sdtPr>
    <w:sdtEndPr>
      <w:rPr>
        <w:noProof/>
      </w:rPr>
    </w:sdtEndPr>
    <w:sdtContent>
      <w:p w14:paraId="2E383EA6" w14:textId="1F18CDBE" w:rsidR="00EA3CDF" w:rsidRDefault="00EA3C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BB4A4" w14:textId="77777777" w:rsidR="00EA3CDF" w:rsidRDefault="00EA3C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221BF" w14:textId="77777777" w:rsidR="005F10C1" w:rsidRDefault="005F10C1" w:rsidP="003A4BCE">
      <w:pPr>
        <w:spacing w:after="0" w:line="240" w:lineRule="auto"/>
      </w:pPr>
      <w:r>
        <w:separator/>
      </w:r>
    </w:p>
  </w:footnote>
  <w:footnote w:type="continuationSeparator" w:id="0">
    <w:p w14:paraId="07E9DB43" w14:textId="77777777" w:rsidR="005F10C1" w:rsidRDefault="005F10C1" w:rsidP="003A4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13083" w14:textId="3D4B9F4C" w:rsidR="00EA3CDF" w:rsidRDefault="00EA3CDF">
    <w:pPr>
      <w:pStyle w:val="Header"/>
    </w:pPr>
    <w:r>
      <w:t xml:space="preserve">Lane, Chapter 4: post-grazing habitat recovery </w:t>
    </w:r>
  </w:p>
  <w:p w14:paraId="49B6B0E4" w14:textId="77777777" w:rsidR="00EA3CDF" w:rsidRDefault="00EA3C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E7593"/>
    <w:multiLevelType w:val="hybridMultilevel"/>
    <w:tmpl w:val="28D24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D631A"/>
    <w:multiLevelType w:val="hybridMultilevel"/>
    <w:tmpl w:val="6AD25C16"/>
    <w:lvl w:ilvl="0" w:tplc="DCE26D80">
      <w:start w:val="4"/>
      <w:numFmt w:val="bullet"/>
      <w:lvlText w:val=""/>
      <w:lvlJc w:val="left"/>
      <w:pPr>
        <w:ind w:left="720" w:hanging="360"/>
      </w:pPr>
      <w:rPr>
        <w:rFonts w:ascii="Symbol" w:eastAsiaTheme="minorHAnsi" w:hAnsi="Symbol" w:cstheme="minorBidi" w:hint="default"/>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65A3D"/>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E246134"/>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A80796"/>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74D3F42"/>
    <w:multiLevelType w:val="hybridMultilevel"/>
    <w:tmpl w:val="4A54DBAC"/>
    <w:lvl w:ilvl="0" w:tplc="DCE26D80">
      <w:start w:val="4"/>
      <w:numFmt w:val="bullet"/>
      <w:lvlText w:val=""/>
      <w:lvlJc w:val="left"/>
      <w:pPr>
        <w:ind w:left="720" w:hanging="360"/>
      </w:pPr>
      <w:rPr>
        <w:rFonts w:ascii="Symbol" w:eastAsiaTheme="minorHAnsi" w:hAnsi="Symbol"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EA6AD5"/>
    <w:multiLevelType w:val="hybridMultilevel"/>
    <w:tmpl w:val="7A6E4D2C"/>
    <w:lvl w:ilvl="0" w:tplc="AF7254D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607912"/>
    <w:multiLevelType w:val="hybridMultilevel"/>
    <w:tmpl w:val="B5B42ADC"/>
    <w:lvl w:ilvl="0" w:tplc="AD32FC8C">
      <w:start w:val="1"/>
      <w:numFmt w:val="decimal"/>
      <w:lvlText w:val="%1."/>
      <w:lvlJc w:val="left"/>
      <w:pPr>
        <w:tabs>
          <w:tab w:val="num" w:pos="720"/>
        </w:tabs>
        <w:ind w:left="720" w:hanging="360"/>
      </w:pPr>
      <w:rPr>
        <w:rFonts w:asciiTheme="minorHAnsi" w:eastAsiaTheme="minorHAnsi" w:hAnsiTheme="minorHAnsi" w:cstheme="minorBidi"/>
      </w:rPr>
    </w:lvl>
    <w:lvl w:ilvl="1" w:tplc="BB4E4830">
      <w:numFmt w:val="bullet"/>
      <w:lvlText w:val="•"/>
      <w:lvlJc w:val="left"/>
      <w:pPr>
        <w:tabs>
          <w:tab w:val="num" w:pos="1440"/>
        </w:tabs>
        <w:ind w:left="1440" w:hanging="360"/>
      </w:pPr>
      <w:rPr>
        <w:rFonts w:ascii="Arial" w:hAnsi="Arial" w:hint="default"/>
      </w:rPr>
    </w:lvl>
    <w:lvl w:ilvl="2" w:tplc="ED26545C" w:tentative="1">
      <w:start w:val="1"/>
      <w:numFmt w:val="decimal"/>
      <w:lvlText w:val="%3."/>
      <w:lvlJc w:val="left"/>
      <w:pPr>
        <w:tabs>
          <w:tab w:val="num" w:pos="2160"/>
        </w:tabs>
        <w:ind w:left="2160" w:hanging="360"/>
      </w:pPr>
    </w:lvl>
    <w:lvl w:ilvl="3" w:tplc="A8B2599C" w:tentative="1">
      <w:start w:val="1"/>
      <w:numFmt w:val="decimal"/>
      <w:lvlText w:val="%4."/>
      <w:lvlJc w:val="left"/>
      <w:pPr>
        <w:tabs>
          <w:tab w:val="num" w:pos="2880"/>
        </w:tabs>
        <w:ind w:left="2880" w:hanging="360"/>
      </w:pPr>
    </w:lvl>
    <w:lvl w:ilvl="4" w:tplc="3EE68F6E" w:tentative="1">
      <w:start w:val="1"/>
      <w:numFmt w:val="decimal"/>
      <w:lvlText w:val="%5."/>
      <w:lvlJc w:val="left"/>
      <w:pPr>
        <w:tabs>
          <w:tab w:val="num" w:pos="3600"/>
        </w:tabs>
        <w:ind w:left="3600" w:hanging="360"/>
      </w:pPr>
    </w:lvl>
    <w:lvl w:ilvl="5" w:tplc="EE90A57A" w:tentative="1">
      <w:start w:val="1"/>
      <w:numFmt w:val="decimal"/>
      <w:lvlText w:val="%6."/>
      <w:lvlJc w:val="left"/>
      <w:pPr>
        <w:tabs>
          <w:tab w:val="num" w:pos="4320"/>
        </w:tabs>
        <w:ind w:left="4320" w:hanging="360"/>
      </w:pPr>
    </w:lvl>
    <w:lvl w:ilvl="6" w:tplc="B66A7CD4" w:tentative="1">
      <w:start w:val="1"/>
      <w:numFmt w:val="decimal"/>
      <w:lvlText w:val="%7."/>
      <w:lvlJc w:val="left"/>
      <w:pPr>
        <w:tabs>
          <w:tab w:val="num" w:pos="5040"/>
        </w:tabs>
        <w:ind w:left="5040" w:hanging="360"/>
      </w:pPr>
    </w:lvl>
    <w:lvl w:ilvl="7" w:tplc="73922EDC" w:tentative="1">
      <w:start w:val="1"/>
      <w:numFmt w:val="decimal"/>
      <w:lvlText w:val="%8."/>
      <w:lvlJc w:val="left"/>
      <w:pPr>
        <w:tabs>
          <w:tab w:val="num" w:pos="5760"/>
        </w:tabs>
        <w:ind w:left="5760" w:hanging="360"/>
      </w:pPr>
    </w:lvl>
    <w:lvl w:ilvl="8" w:tplc="1FDEC9DE" w:tentative="1">
      <w:start w:val="1"/>
      <w:numFmt w:val="decimal"/>
      <w:lvlText w:val="%9."/>
      <w:lvlJc w:val="left"/>
      <w:pPr>
        <w:tabs>
          <w:tab w:val="num" w:pos="6480"/>
        </w:tabs>
        <w:ind w:left="6480" w:hanging="360"/>
      </w:pPr>
    </w:lvl>
  </w:abstractNum>
  <w:abstractNum w:abstractNumId="9" w15:restartNumberingAfterBreak="0">
    <w:nsid w:val="40EB4A72"/>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4732958"/>
    <w:multiLevelType w:val="hybridMultilevel"/>
    <w:tmpl w:val="98A44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1B1086"/>
    <w:multiLevelType w:val="hybridMultilevel"/>
    <w:tmpl w:val="331C4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FA04EC"/>
    <w:multiLevelType w:val="hybridMultilevel"/>
    <w:tmpl w:val="70725222"/>
    <w:lvl w:ilvl="0" w:tplc="A1C0B1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A66C1"/>
    <w:multiLevelType w:val="hybridMultilevel"/>
    <w:tmpl w:val="B1967B76"/>
    <w:lvl w:ilvl="0" w:tplc="AF7254D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1C5A8D"/>
    <w:multiLevelType w:val="hybridMultilevel"/>
    <w:tmpl w:val="3364E83E"/>
    <w:lvl w:ilvl="0" w:tplc="5A0E6518">
      <w:start w:val="1"/>
      <w:numFmt w:val="decimal"/>
      <w:lvlText w:val="%1."/>
      <w:lvlJc w:val="left"/>
      <w:pPr>
        <w:tabs>
          <w:tab w:val="num" w:pos="720"/>
        </w:tabs>
        <w:ind w:left="720" w:hanging="360"/>
      </w:pPr>
    </w:lvl>
    <w:lvl w:ilvl="1" w:tplc="DCDC7948" w:tentative="1">
      <w:start w:val="1"/>
      <w:numFmt w:val="decimal"/>
      <w:lvlText w:val="%2."/>
      <w:lvlJc w:val="left"/>
      <w:pPr>
        <w:tabs>
          <w:tab w:val="num" w:pos="1440"/>
        </w:tabs>
        <w:ind w:left="1440" w:hanging="360"/>
      </w:pPr>
    </w:lvl>
    <w:lvl w:ilvl="2" w:tplc="3F6C65C8" w:tentative="1">
      <w:start w:val="1"/>
      <w:numFmt w:val="decimal"/>
      <w:lvlText w:val="%3."/>
      <w:lvlJc w:val="left"/>
      <w:pPr>
        <w:tabs>
          <w:tab w:val="num" w:pos="2160"/>
        </w:tabs>
        <w:ind w:left="2160" w:hanging="360"/>
      </w:pPr>
    </w:lvl>
    <w:lvl w:ilvl="3" w:tplc="325ECADE" w:tentative="1">
      <w:start w:val="1"/>
      <w:numFmt w:val="decimal"/>
      <w:lvlText w:val="%4."/>
      <w:lvlJc w:val="left"/>
      <w:pPr>
        <w:tabs>
          <w:tab w:val="num" w:pos="2880"/>
        </w:tabs>
        <w:ind w:left="2880" w:hanging="360"/>
      </w:pPr>
    </w:lvl>
    <w:lvl w:ilvl="4" w:tplc="65ACDFA2" w:tentative="1">
      <w:start w:val="1"/>
      <w:numFmt w:val="decimal"/>
      <w:lvlText w:val="%5."/>
      <w:lvlJc w:val="left"/>
      <w:pPr>
        <w:tabs>
          <w:tab w:val="num" w:pos="3600"/>
        </w:tabs>
        <w:ind w:left="3600" w:hanging="360"/>
      </w:pPr>
    </w:lvl>
    <w:lvl w:ilvl="5" w:tplc="DB7A5686" w:tentative="1">
      <w:start w:val="1"/>
      <w:numFmt w:val="decimal"/>
      <w:lvlText w:val="%6."/>
      <w:lvlJc w:val="left"/>
      <w:pPr>
        <w:tabs>
          <w:tab w:val="num" w:pos="4320"/>
        </w:tabs>
        <w:ind w:left="4320" w:hanging="360"/>
      </w:pPr>
    </w:lvl>
    <w:lvl w:ilvl="6" w:tplc="E392E8DC" w:tentative="1">
      <w:start w:val="1"/>
      <w:numFmt w:val="decimal"/>
      <w:lvlText w:val="%7."/>
      <w:lvlJc w:val="left"/>
      <w:pPr>
        <w:tabs>
          <w:tab w:val="num" w:pos="5040"/>
        </w:tabs>
        <w:ind w:left="5040" w:hanging="360"/>
      </w:pPr>
    </w:lvl>
    <w:lvl w:ilvl="7" w:tplc="C512E906" w:tentative="1">
      <w:start w:val="1"/>
      <w:numFmt w:val="decimal"/>
      <w:lvlText w:val="%8."/>
      <w:lvlJc w:val="left"/>
      <w:pPr>
        <w:tabs>
          <w:tab w:val="num" w:pos="5760"/>
        </w:tabs>
        <w:ind w:left="5760" w:hanging="360"/>
      </w:pPr>
    </w:lvl>
    <w:lvl w:ilvl="8" w:tplc="33583C38" w:tentative="1">
      <w:start w:val="1"/>
      <w:numFmt w:val="decimal"/>
      <w:lvlText w:val="%9."/>
      <w:lvlJc w:val="left"/>
      <w:pPr>
        <w:tabs>
          <w:tab w:val="num" w:pos="6480"/>
        </w:tabs>
        <w:ind w:left="6480" w:hanging="360"/>
      </w:pPr>
    </w:lvl>
  </w:abstractNum>
  <w:num w:numId="1">
    <w:abstractNumId w:val="8"/>
  </w:num>
  <w:num w:numId="2">
    <w:abstractNumId w:val="14"/>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0"/>
  </w:num>
  <w:num w:numId="6">
    <w:abstractNumId w:val="2"/>
  </w:num>
  <w:num w:numId="7">
    <w:abstractNumId w:val="6"/>
  </w:num>
  <w:num w:numId="8">
    <w:abstractNumId w:val="5"/>
  </w:num>
  <w:num w:numId="9">
    <w:abstractNumId w:val="9"/>
  </w:num>
  <w:num w:numId="10">
    <w:abstractNumId w:val="1"/>
  </w:num>
  <w:num w:numId="11">
    <w:abstractNumId w:val="10"/>
  </w:num>
  <w:num w:numId="12">
    <w:abstractNumId w:val="12"/>
  </w:num>
  <w:num w:numId="13">
    <w:abstractNumId w:val="3"/>
  </w:num>
  <w:num w:numId="14">
    <w:abstractNumId w:val="13"/>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722"/>
    <w:rsid w:val="000026FC"/>
    <w:rsid w:val="000069C6"/>
    <w:rsid w:val="00011EF5"/>
    <w:rsid w:val="00023876"/>
    <w:rsid w:val="0004138A"/>
    <w:rsid w:val="00047E33"/>
    <w:rsid w:val="000536A4"/>
    <w:rsid w:val="000648B1"/>
    <w:rsid w:val="00064F49"/>
    <w:rsid w:val="00067219"/>
    <w:rsid w:val="000705FF"/>
    <w:rsid w:val="00071711"/>
    <w:rsid w:val="00073BF2"/>
    <w:rsid w:val="00074C0D"/>
    <w:rsid w:val="000847FF"/>
    <w:rsid w:val="00086FA0"/>
    <w:rsid w:val="000909D8"/>
    <w:rsid w:val="00090E25"/>
    <w:rsid w:val="000A104C"/>
    <w:rsid w:val="000A20FB"/>
    <w:rsid w:val="000A6A5C"/>
    <w:rsid w:val="000B4776"/>
    <w:rsid w:val="000B5D77"/>
    <w:rsid w:val="000C564D"/>
    <w:rsid w:val="000D3131"/>
    <w:rsid w:val="000D471A"/>
    <w:rsid w:val="000D5359"/>
    <w:rsid w:val="000D7BDD"/>
    <w:rsid w:val="000E126C"/>
    <w:rsid w:val="000E2AB5"/>
    <w:rsid w:val="000F321D"/>
    <w:rsid w:val="000F569B"/>
    <w:rsid w:val="0010207B"/>
    <w:rsid w:val="0010261D"/>
    <w:rsid w:val="00112623"/>
    <w:rsid w:val="0011530D"/>
    <w:rsid w:val="00115F57"/>
    <w:rsid w:val="00123D56"/>
    <w:rsid w:val="00126F42"/>
    <w:rsid w:val="00137E0B"/>
    <w:rsid w:val="00142A71"/>
    <w:rsid w:val="00142CA8"/>
    <w:rsid w:val="0014603F"/>
    <w:rsid w:val="00147926"/>
    <w:rsid w:val="00151B94"/>
    <w:rsid w:val="00152A30"/>
    <w:rsid w:val="001544F8"/>
    <w:rsid w:val="001547DD"/>
    <w:rsid w:val="001553E7"/>
    <w:rsid w:val="00156FAE"/>
    <w:rsid w:val="00161345"/>
    <w:rsid w:val="00166B69"/>
    <w:rsid w:val="00167A5E"/>
    <w:rsid w:val="00172B28"/>
    <w:rsid w:val="00173B3B"/>
    <w:rsid w:val="00180B40"/>
    <w:rsid w:val="0018306E"/>
    <w:rsid w:val="001965DF"/>
    <w:rsid w:val="001A0659"/>
    <w:rsid w:val="001A0726"/>
    <w:rsid w:val="001A586E"/>
    <w:rsid w:val="001B15C3"/>
    <w:rsid w:val="001B2B9F"/>
    <w:rsid w:val="001B68D1"/>
    <w:rsid w:val="001B7BD7"/>
    <w:rsid w:val="001C1948"/>
    <w:rsid w:val="001C4B67"/>
    <w:rsid w:val="001D49D6"/>
    <w:rsid w:val="001E1E6C"/>
    <w:rsid w:val="001E24DE"/>
    <w:rsid w:val="001E2CAE"/>
    <w:rsid w:val="001F1280"/>
    <w:rsid w:val="001F402A"/>
    <w:rsid w:val="001F54B5"/>
    <w:rsid w:val="001F5A40"/>
    <w:rsid w:val="002028D5"/>
    <w:rsid w:val="00202DD6"/>
    <w:rsid w:val="002057ED"/>
    <w:rsid w:val="0021256E"/>
    <w:rsid w:val="0021490D"/>
    <w:rsid w:val="00225F6A"/>
    <w:rsid w:val="00231EB6"/>
    <w:rsid w:val="00233B7A"/>
    <w:rsid w:val="00237967"/>
    <w:rsid w:val="00237B62"/>
    <w:rsid w:val="002528A1"/>
    <w:rsid w:val="0025535F"/>
    <w:rsid w:val="002563DC"/>
    <w:rsid w:val="00261794"/>
    <w:rsid w:val="002660D8"/>
    <w:rsid w:val="002664A4"/>
    <w:rsid w:val="00272C20"/>
    <w:rsid w:val="002835C7"/>
    <w:rsid w:val="00287968"/>
    <w:rsid w:val="00290098"/>
    <w:rsid w:val="00291612"/>
    <w:rsid w:val="002A7B0C"/>
    <w:rsid w:val="002A7F2A"/>
    <w:rsid w:val="002B07A0"/>
    <w:rsid w:val="002B0C85"/>
    <w:rsid w:val="002B5DC5"/>
    <w:rsid w:val="002C39B0"/>
    <w:rsid w:val="002E7D6A"/>
    <w:rsid w:val="002F0234"/>
    <w:rsid w:val="002F16FE"/>
    <w:rsid w:val="002F49FB"/>
    <w:rsid w:val="00300A56"/>
    <w:rsid w:val="00305802"/>
    <w:rsid w:val="0031478F"/>
    <w:rsid w:val="00315DD1"/>
    <w:rsid w:val="00317E0D"/>
    <w:rsid w:val="00320CAC"/>
    <w:rsid w:val="00320EF7"/>
    <w:rsid w:val="00323904"/>
    <w:rsid w:val="00330F92"/>
    <w:rsid w:val="003324A5"/>
    <w:rsid w:val="00332911"/>
    <w:rsid w:val="00336FC7"/>
    <w:rsid w:val="003419FF"/>
    <w:rsid w:val="00354739"/>
    <w:rsid w:val="003560DB"/>
    <w:rsid w:val="00357FBE"/>
    <w:rsid w:val="00366B97"/>
    <w:rsid w:val="00373203"/>
    <w:rsid w:val="003737D8"/>
    <w:rsid w:val="003769AF"/>
    <w:rsid w:val="00377677"/>
    <w:rsid w:val="003931BA"/>
    <w:rsid w:val="0039580B"/>
    <w:rsid w:val="00396346"/>
    <w:rsid w:val="003A4806"/>
    <w:rsid w:val="003A4BCE"/>
    <w:rsid w:val="003A5357"/>
    <w:rsid w:val="003A704A"/>
    <w:rsid w:val="003C26C9"/>
    <w:rsid w:val="003E0EDC"/>
    <w:rsid w:val="003E245E"/>
    <w:rsid w:val="003E4D08"/>
    <w:rsid w:val="003F14D7"/>
    <w:rsid w:val="003F47E7"/>
    <w:rsid w:val="003F766A"/>
    <w:rsid w:val="00400132"/>
    <w:rsid w:val="0040394E"/>
    <w:rsid w:val="00406494"/>
    <w:rsid w:val="00410227"/>
    <w:rsid w:val="004141A4"/>
    <w:rsid w:val="004166A3"/>
    <w:rsid w:val="004346A4"/>
    <w:rsid w:val="004359F7"/>
    <w:rsid w:val="00441F56"/>
    <w:rsid w:val="00453C60"/>
    <w:rsid w:val="00454C1B"/>
    <w:rsid w:val="00456BEC"/>
    <w:rsid w:val="00457DDC"/>
    <w:rsid w:val="00464E29"/>
    <w:rsid w:val="00465387"/>
    <w:rsid w:val="004709F0"/>
    <w:rsid w:val="00481CE9"/>
    <w:rsid w:val="00483224"/>
    <w:rsid w:val="00483C34"/>
    <w:rsid w:val="00485348"/>
    <w:rsid w:val="0049570B"/>
    <w:rsid w:val="004A0B3C"/>
    <w:rsid w:val="004A191E"/>
    <w:rsid w:val="004A51A9"/>
    <w:rsid w:val="004B0AE0"/>
    <w:rsid w:val="004B18D2"/>
    <w:rsid w:val="004B3D89"/>
    <w:rsid w:val="004C053D"/>
    <w:rsid w:val="004C1843"/>
    <w:rsid w:val="004C6486"/>
    <w:rsid w:val="004C6B4E"/>
    <w:rsid w:val="004D0EB8"/>
    <w:rsid w:val="004D2544"/>
    <w:rsid w:val="004D2C27"/>
    <w:rsid w:val="004D6D05"/>
    <w:rsid w:val="004F022A"/>
    <w:rsid w:val="004F5415"/>
    <w:rsid w:val="00501084"/>
    <w:rsid w:val="00506586"/>
    <w:rsid w:val="005071E8"/>
    <w:rsid w:val="005072A2"/>
    <w:rsid w:val="0052714E"/>
    <w:rsid w:val="005314D0"/>
    <w:rsid w:val="005379AC"/>
    <w:rsid w:val="0054668D"/>
    <w:rsid w:val="00546A90"/>
    <w:rsid w:val="00552343"/>
    <w:rsid w:val="005531F4"/>
    <w:rsid w:val="00554053"/>
    <w:rsid w:val="0055497D"/>
    <w:rsid w:val="0055644B"/>
    <w:rsid w:val="0057056B"/>
    <w:rsid w:val="005755BA"/>
    <w:rsid w:val="005810B0"/>
    <w:rsid w:val="005A23C1"/>
    <w:rsid w:val="005B2F3D"/>
    <w:rsid w:val="005C153D"/>
    <w:rsid w:val="005C571A"/>
    <w:rsid w:val="005D17F7"/>
    <w:rsid w:val="005D29B0"/>
    <w:rsid w:val="005D38C8"/>
    <w:rsid w:val="005D7F2D"/>
    <w:rsid w:val="005E0618"/>
    <w:rsid w:val="005E1F87"/>
    <w:rsid w:val="005E2115"/>
    <w:rsid w:val="005E58DD"/>
    <w:rsid w:val="005F0BC1"/>
    <w:rsid w:val="005F10C1"/>
    <w:rsid w:val="00603981"/>
    <w:rsid w:val="00606702"/>
    <w:rsid w:val="00607809"/>
    <w:rsid w:val="006109B2"/>
    <w:rsid w:val="00617608"/>
    <w:rsid w:val="006227E6"/>
    <w:rsid w:val="00622E6D"/>
    <w:rsid w:val="006269D0"/>
    <w:rsid w:val="00631FF0"/>
    <w:rsid w:val="006371C5"/>
    <w:rsid w:val="006420A6"/>
    <w:rsid w:val="00643654"/>
    <w:rsid w:val="00645DAB"/>
    <w:rsid w:val="00647F06"/>
    <w:rsid w:val="0065092B"/>
    <w:rsid w:val="006514B8"/>
    <w:rsid w:val="0065152A"/>
    <w:rsid w:val="00653231"/>
    <w:rsid w:val="0065371F"/>
    <w:rsid w:val="006641D5"/>
    <w:rsid w:val="0067227D"/>
    <w:rsid w:val="00681DE4"/>
    <w:rsid w:val="00682688"/>
    <w:rsid w:val="00682F15"/>
    <w:rsid w:val="006926F0"/>
    <w:rsid w:val="00696FAD"/>
    <w:rsid w:val="006A0511"/>
    <w:rsid w:val="006A20E2"/>
    <w:rsid w:val="006A3F54"/>
    <w:rsid w:val="006A7CB9"/>
    <w:rsid w:val="006B0D8F"/>
    <w:rsid w:val="006B1039"/>
    <w:rsid w:val="006B1945"/>
    <w:rsid w:val="006B26E5"/>
    <w:rsid w:val="006B7D50"/>
    <w:rsid w:val="006C431C"/>
    <w:rsid w:val="006D09AE"/>
    <w:rsid w:val="006D3418"/>
    <w:rsid w:val="006E03E8"/>
    <w:rsid w:val="006E2800"/>
    <w:rsid w:val="006E3813"/>
    <w:rsid w:val="006F20C9"/>
    <w:rsid w:val="006F2773"/>
    <w:rsid w:val="006F424F"/>
    <w:rsid w:val="006F6FE7"/>
    <w:rsid w:val="007012A5"/>
    <w:rsid w:val="00710AFF"/>
    <w:rsid w:val="007113B5"/>
    <w:rsid w:val="007113FF"/>
    <w:rsid w:val="00713F41"/>
    <w:rsid w:val="00722369"/>
    <w:rsid w:val="007307E1"/>
    <w:rsid w:val="00737F81"/>
    <w:rsid w:val="00746C91"/>
    <w:rsid w:val="00762966"/>
    <w:rsid w:val="00762B2F"/>
    <w:rsid w:val="00763237"/>
    <w:rsid w:val="00775299"/>
    <w:rsid w:val="007771A7"/>
    <w:rsid w:val="00780ABE"/>
    <w:rsid w:val="007862FA"/>
    <w:rsid w:val="007903FF"/>
    <w:rsid w:val="00790A97"/>
    <w:rsid w:val="007922B6"/>
    <w:rsid w:val="00792C58"/>
    <w:rsid w:val="007A4111"/>
    <w:rsid w:val="007B5274"/>
    <w:rsid w:val="007C13DE"/>
    <w:rsid w:val="007C199C"/>
    <w:rsid w:val="007C29D8"/>
    <w:rsid w:val="007C43AE"/>
    <w:rsid w:val="007C47D3"/>
    <w:rsid w:val="007D1234"/>
    <w:rsid w:val="007D43E5"/>
    <w:rsid w:val="007D707D"/>
    <w:rsid w:val="007D7475"/>
    <w:rsid w:val="007F511D"/>
    <w:rsid w:val="007F5791"/>
    <w:rsid w:val="00800D4E"/>
    <w:rsid w:val="0080590F"/>
    <w:rsid w:val="00806FFF"/>
    <w:rsid w:val="008141A0"/>
    <w:rsid w:val="00816107"/>
    <w:rsid w:val="0081703B"/>
    <w:rsid w:val="008177D0"/>
    <w:rsid w:val="008179F1"/>
    <w:rsid w:val="00817A32"/>
    <w:rsid w:val="008201E2"/>
    <w:rsid w:val="00820EAF"/>
    <w:rsid w:val="0083125B"/>
    <w:rsid w:val="008319A9"/>
    <w:rsid w:val="0083404F"/>
    <w:rsid w:val="00834851"/>
    <w:rsid w:val="0083713B"/>
    <w:rsid w:val="008406DA"/>
    <w:rsid w:val="00840848"/>
    <w:rsid w:val="00843FBD"/>
    <w:rsid w:val="008465BA"/>
    <w:rsid w:val="008465BB"/>
    <w:rsid w:val="0085198F"/>
    <w:rsid w:val="00852E1A"/>
    <w:rsid w:val="008562D1"/>
    <w:rsid w:val="00860798"/>
    <w:rsid w:val="00863ADA"/>
    <w:rsid w:val="008641BF"/>
    <w:rsid w:val="00871076"/>
    <w:rsid w:val="008838D2"/>
    <w:rsid w:val="00886CC9"/>
    <w:rsid w:val="00887A01"/>
    <w:rsid w:val="0089311B"/>
    <w:rsid w:val="008A0234"/>
    <w:rsid w:val="008A0FDE"/>
    <w:rsid w:val="008A1C25"/>
    <w:rsid w:val="008B1587"/>
    <w:rsid w:val="008B19D7"/>
    <w:rsid w:val="008B1B48"/>
    <w:rsid w:val="008B2FE7"/>
    <w:rsid w:val="008B4EB5"/>
    <w:rsid w:val="008C0257"/>
    <w:rsid w:val="008C0DA1"/>
    <w:rsid w:val="008C1E5D"/>
    <w:rsid w:val="008D2F77"/>
    <w:rsid w:val="008D79C6"/>
    <w:rsid w:val="008E63ED"/>
    <w:rsid w:val="008F0512"/>
    <w:rsid w:val="008F268C"/>
    <w:rsid w:val="008F5535"/>
    <w:rsid w:val="00900B9F"/>
    <w:rsid w:val="00900C23"/>
    <w:rsid w:val="009035DA"/>
    <w:rsid w:val="009036B4"/>
    <w:rsid w:val="009068BB"/>
    <w:rsid w:val="00911F14"/>
    <w:rsid w:val="009122D2"/>
    <w:rsid w:val="009126BB"/>
    <w:rsid w:val="00922EDC"/>
    <w:rsid w:val="009236BD"/>
    <w:rsid w:val="00930ADE"/>
    <w:rsid w:val="009368F2"/>
    <w:rsid w:val="00937992"/>
    <w:rsid w:val="009447A7"/>
    <w:rsid w:val="00960EBA"/>
    <w:rsid w:val="009675A6"/>
    <w:rsid w:val="00967EC8"/>
    <w:rsid w:val="00976CF6"/>
    <w:rsid w:val="00984441"/>
    <w:rsid w:val="009865DA"/>
    <w:rsid w:val="009868A0"/>
    <w:rsid w:val="00993CFD"/>
    <w:rsid w:val="00996C34"/>
    <w:rsid w:val="009A11DC"/>
    <w:rsid w:val="009A4895"/>
    <w:rsid w:val="009A6506"/>
    <w:rsid w:val="009A69E5"/>
    <w:rsid w:val="009B20C2"/>
    <w:rsid w:val="009B3EFB"/>
    <w:rsid w:val="009B6C8D"/>
    <w:rsid w:val="009C177C"/>
    <w:rsid w:val="009D0E88"/>
    <w:rsid w:val="009D5BF7"/>
    <w:rsid w:val="009E06BC"/>
    <w:rsid w:val="00A00985"/>
    <w:rsid w:val="00A13350"/>
    <w:rsid w:val="00A1341E"/>
    <w:rsid w:val="00A14F01"/>
    <w:rsid w:val="00A201EC"/>
    <w:rsid w:val="00A25079"/>
    <w:rsid w:val="00A2628B"/>
    <w:rsid w:val="00A27C45"/>
    <w:rsid w:val="00A446C2"/>
    <w:rsid w:val="00A5116C"/>
    <w:rsid w:val="00A563CE"/>
    <w:rsid w:val="00A56741"/>
    <w:rsid w:val="00A57909"/>
    <w:rsid w:val="00A65AC3"/>
    <w:rsid w:val="00A706B9"/>
    <w:rsid w:val="00A737AE"/>
    <w:rsid w:val="00A800A5"/>
    <w:rsid w:val="00A83331"/>
    <w:rsid w:val="00A842C0"/>
    <w:rsid w:val="00A86920"/>
    <w:rsid w:val="00A95A66"/>
    <w:rsid w:val="00A97F7D"/>
    <w:rsid w:val="00AA1402"/>
    <w:rsid w:val="00AA244D"/>
    <w:rsid w:val="00AA4DFE"/>
    <w:rsid w:val="00AC0C82"/>
    <w:rsid w:val="00AD62C0"/>
    <w:rsid w:val="00AD74FD"/>
    <w:rsid w:val="00AE4BF0"/>
    <w:rsid w:val="00AE70C1"/>
    <w:rsid w:val="00AF0C8D"/>
    <w:rsid w:val="00AF4A33"/>
    <w:rsid w:val="00B032A6"/>
    <w:rsid w:val="00B05C0E"/>
    <w:rsid w:val="00B359EE"/>
    <w:rsid w:val="00B424B5"/>
    <w:rsid w:val="00B473B6"/>
    <w:rsid w:val="00B47FB6"/>
    <w:rsid w:val="00B53394"/>
    <w:rsid w:val="00B574B2"/>
    <w:rsid w:val="00B64BB7"/>
    <w:rsid w:val="00B66B96"/>
    <w:rsid w:val="00B67E17"/>
    <w:rsid w:val="00B742DA"/>
    <w:rsid w:val="00B85F91"/>
    <w:rsid w:val="00B86BF6"/>
    <w:rsid w:val="00B86DED"/>
    <w:rsid w:val="00B9151D"/>
    <w:rsid w:val="00B94912"/>
    <w:rsid w:val="00B951B6"/>
    <w:rsid w:val="00BA1536"/>
    <w:rsid w:val="00BA421E"/>
    <w:rsid w:val="00BA4871"/>
    <w:rsid w:val="00BA60DA"/>
    <w:rsid w:val="00BB273F"/>
    <w:rsid w:val="00BB3224"/>
    <w:rsid w:val="00BB445E"/>
    <w:rsid w:val="00BB780B"/>
    <w:rsid w:val="00BC1207"/>
    <w:rsid w:val="00BC324F"/>
    <w:rsid w:val="00BC52D5"/>
    <w:rsid w:val="00BD229C"/>
    <w:rsid w:val="00BD238E"/>
    <w:rsid w:val="00BD3D92"/>
    <w:rsid w:val="00BD7A87"/>
    <w:rsid w:val="00BE3518"/>
    <w:rsid w:val="00BE3526"/>
    <w:rsid w:val="00C02AB5"/>
    <w:rsid w:val="00C03C3D"/>
    <w:rsid w:val="00C04FA3"/>
    <w:rsid w:val="00C0793C"/>
    <w:rsid w:val="00C109F9"/>
    <w:rsid w:val="00C154B3"/>
    <w:rsid w:val="00C15E46"/>
    <w:rsid w:val="00C20472"/>
    <w:rsid w:val="00C21004"/>
    <w:rsid w:val="00C23F3F"/>
    <w:rsid w:val="00C24B46"/>
    <w:rsid w:val="00C32DEE"/>
    <w:rsid w:val="00C51484"/>
    <w:rsid w:val="00C55796"/>
    <w:rsid w:val="00C646AB"/>
    <w:rsid w:val="00C757B0"/>
    <w:rsid w:val="00C772C6"/>
    <w:rsid w:val="00C9088E"/>
    <w:rsid w:val="00C92E19"/>
    <w:rsid w:val="00C936DE"/>
    <w:rsid w:val="00C94FCC"/>
    <w:rsid w:val="00CA561C"/>
    <w:rsid w:val="00CA789A"/>
    <w:rsid w:val="00CB03DC"/>
    <w:rsid w:val="00CC5AA5"/>
    <w:rsid w:val="00CC688F"/>
    <w:rsid w:val="00CC6B3A"/>
    <w:rsid w:val="00CC7829"/>
    <w:rsid w:val="00CD13B9"/>
    <w:rsid w:val="00CD74F3"/>
    <w:rsid w:val="00CE2AB6"/>
    <w:rsid w:val="00CF234A"/>
    <w:rsid w:val="00CF28C4"/>
    <w:rsid w:val="00CF3C8C"/>
    <w:rsid w:val="00D01453"/>
    <w:rsid w:val="00D06A05"/>
    <w:rsid w:val="00D07309"/>
    <w:rsid w:val="00D078DF"/>
    <w:rsid w:val="00D10B78"/>
    <w:rsid w:val="00D22C68"/>
    <w:rsid w:val="00D33FC0"/>
    <w:rsid w:val="00D37EA2"/>
    <w:rsid w:val="00D4563B"/>
    <w:rsid w:val="00D4679B"/>
    <w:rsid w:val="00D5079A"/>
    <w:rsid w:val="00D61D38"/>
    <w:rsid w:val="00D67837"/>
    <w:rsid w:val="00D7095C"/>
    <w:rsid w:val="00D826A1"/>
    <w:rsid w:val="00D849EB"/>
    <w:rsid w:val="00D85132"/>
    <w:rsid w:val="00D91009"/>
    <w:rsid w:val="00D94222"/>
    <w:rsid w:val="00DA0F40"/>
    <w:rsid w:val="00DA47A5"/>
    <w:rsid w:val="00DA73D1"/>
    <w:rsid w:val="00DB21F4"/>
    <w:rsid w:val="00DC126D"/>
    <w:rsid w:val="00DD5F57"/>
    <w:rsid w:val="00DD7436"/>
    <w:rsid w:val="00DE18BC"/>
    <w:rsid w:val="00DE2EB0"/>
    <w:rsid w:val="00DE3645"/>
    <w:rsid w:val="00DE4203"/>
    <w:rsid w:val="00DE4AF6"/>
    <w:rsid w:val="00DE507C"/>
    <w:rsid w:val="00DE52D4"/>
    <w:rsid w:val="00DE7CCE"/>
    <w:rsid w:val="00DE7D96"/>
    <w:rsid w:val="00DF3B6F"/>
    <w:rsid w:val="00DF5DEC"/>
    <w:rsid w:val="00DF7FEE"/>
    <w:rsid w:val="00E129CF"/>
    <w:rsid w:val="00E15BED"/>
    <w:rsid w:val="00E16898"/>
    <w:rsid w:val="00E20588"/>
    <w:rsid w:val="00E26530"/>
    <w:rsid w:val="00E304FB"/>
    <w:rsid w:val="00E346FE"/>
    <w:rsid w:val="00E34EF0"/>
    <w:rsid w:val="00E36FA3"/>
    <w:rsid w:val="00E41E2C"/>
    <w:rsid w:val="00E51FD8"/>
    <w:rsid w:val="00E52903"/>
    <w:rsid w:val="00E56722"/>
    <w:rsid w:val="00E6444F"/>
    <w:rsid w:val="00E677F3"/>
    <w:rsid w:val="00E80B73"/>
    <w:rsid w:val="00E8243D"/>
    <w:rsid w:val="00E875DA"/>
    <w:rsid w:val="00E87F5C"/>
    <w:rsid w:val="00E9372E"/>
    <w:rsid w:val="00EA3CDF"/>
    <w:rsid w:val="00EA40FC"/>
    <w:rsid w:val="00EA6F76"/>
    <w:rsid w:val="00EB5EBB"/>
    <w:rsid w:val="00EC2EA2"/>
    <w:rsid w:val="00EC3A06"/>
    <w:rsid w:val="00ED079A"/>
    <w:rsid w:val="00EE4918"/>
    <w:rsid w:val="00EE6717"/>
    <w:rsid w:val="00EF060E"/>
    <w:rsid w:val="00EF68AC"/>
    <w:rsid w:val="00F11B73"/>
    <w:rsid w:val="00F13900"/>
    <w:rsid w:val="00F17E18"/>
    <w:rsid w:val="00F20029"/>
    <w:rsid w:val="00F21278"/>
    <w:rsid w:val="00F245F9"/>
    <w:rsid w:val="00F30B36"/>
    <w:rsid w:val="00F30DE5"/>
    <w:rsid w:val="00F3581A"/>
    <w:rsid w:val="00F41C1E"/>
    <w:rsid w:val="00F44073"/>
    <w:rsid w:val="00F4619E"/>
    <w:rsid w:val="00F611F9"/>
    <w:rsid w:val="00F61469"/>
    <w:rsid w:val="00F620DD"/>
    <w:rsid w:val="00F625B3"/>
    <w:rsid w:val="00F65DAC"/>
    <w:rsid w:val="00F679D2"/>
    <w:rsid w:val="00F70782"/>
    <w:rsid w:val="00F76420"/>
    <w:rsid w:val="00F77119"/>
    <w:rsid w:val="00F82A3C"/>
    <w:rsid w:val="00F95B49"/>
    <w:rsid w:val="00FA116F"/>
    <w:rsid w:val="00FB13C2"/>
    <w:rsid w:val="00FB1CA3"/>
    <w:rsid w:val="00FC6CB5"/>
    <w:rsid w:val="00FD3D36"/>
    <w:rsid w:val="00FD7693"/>
    <w:rsid w:val="00FE3A8D"/>
    <w:rsid w:val="00FE4A9F"/>
    <w:rsid w:val="00FF02F2"/>
    <w:rsid w:val="00FF21C6"/>
    <w:rsid w:val="00FF363E"/>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445CC"/>
  <w15:chartTrackingRefBased/>
  <w15:docId w15:val="{C223AC68-AA11-4EB5-97A0-F7087D0D2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A563CE"/>
    <w:pPr>
      <w:spacing w:line="240" w:lineRule="auto"/>
    </w:pPr>
    <w:rPr>
      <w:sz w:val="20"/>
      <w:szCs w:val="20"/>
    </w:rPr>
  </w:style>
  <w:style w:type="character" w:customStyle="1" w:styleId="CommentTextChar">
    <w:name w:val="Comment Text Char"/>
    <w:basedOn w:val="DefaultParagraphFont"/>
    <w:link w:val="CommentText"/>
    <w:uiPriority w:val="99"/>
    <w:rsid w:val="00A563CE"/>
    <w:rPr>
      <w:sz w:val="20"/>
      <w:szCs w:val="20"/>
    </w:rPr>
  </w:style>
  <w:style w:type="paragraph" w:styleId="ListParagraph">
    <w:name w:val="List Paragraph"/>
    <w:basedOn w:val="Normal"/>
    <w:uiPriority w:val="34"/>
    <w:qFormat/>
    <w:rsid w:val="001C4B67"/>
    <w:pPr>
      <w:ind w:left="720"/>
      <w:contextualSpacing/>
    </w:pPr>
  </w:style>
  <w:style w:type="character" w:styleId="CommentReference">
    <w:name w:val="annotation reference"/>
    <w:basedOn w:val="DefaultParagraphFont"/>
    <w:uiPriority w:val="99"/>
    <w:semiHidden/>
    <w:unhideWhenUsed/>
    <w:rsid w:val="001C4B67"/>
    <w:rPr>
      <w:sz w:val="16"/>
      <w:szCs w:val="16"/>
    </w:rPr>
  </w:style>
  <w:style w:type="paragraph" w:styleId="BalloonText">
    <w:name w:val="Balloon Text"/>
    <w:basedOn w:val="Normal"/>
    <w:link w:val="BalloonTextChar"/>
    <w:uiPriority w:val="99"/>
    <w:semiHidden/>
    <w:unhideWhenUsed/>
    <w:rsid w:val="001C4B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B6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52903"/>
    <w:rPr>
      <w:b/>
      <w:bCs/>
    </w:rPr>
  </w:style>
  <w:style w:type="character" w:customStyle="1" w:styleId="CommentSubjectChar">
    <w:name w:val="Comment Subject Char"/>
    <w:basedOn w:val="CommentTextChar"/>
    <w:link w:val="CommentSubject"/>
    <w:uiPriority w:val="99"/>
    <w:semiHidden/>
    <w:rsid w:val="00E52903"/>
    <w:rPr>
      <w:b/>
      <w:bCs/>
      <w:sz w:val="20"/>
      <w:szCs w:val="20"/>
    </w:rPr>
  </w:style>
  <w:style w:type="paragraph" w:styleId="Header">
    <w:name w:val="header"/>
    <w:basedOn w:val="Normal"/>
    <w:link w:val="HeaderChar"/>
    <w:uiPriority w:val="99"/>
    <w:unhideWhenUsed/>
    <w:rsid w:val="003A4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BCE"/>
  </w:style>
  <w:style w:type="paragraph" w:styleId="Footer">
    <w:name w:val="footer"/>
    <w:basedOn w:val="Normal"/>
    <w:link w:val="FooterChar"/>
    <w:uiPriority w:val="99"/>
    <w:unhideWhenUsed/>
    <w:rsid w:val="003A4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BCE"/>
  </w:style>
  <w:style w:type="character" w:customStyle="1" w:styleId="Heading1Char">
    <w:name w:val="Heading 1 Char"/>
    <w:basedOn w:val="DefaultParagraphFont"/>
    <w:link w:val="Heading1"/>
    <w:uiPriority w:val="9"/>
    <w:rsid w:val="00EF68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2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2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A0234"/>
    <w:rPr>
      <w:color w:val="0563C1" w:themeColor="hyperlink"/>
      <w:u w:val="single"/>
    </w:rPr>
  </w:style>
  <w:style w:type="table" w:styleId="TableGrid">
    <w:name w:val="Table Grid"/>
    <w:basedOn w:val="TableNormal"/>
    <w:uiPriority w:val="39"/>
    <w:rsid w:val="008A0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02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3125B"/>
    <w:pPr>
      <w:spacing w:after="0" w:line="480" w:lineRule="auto"/>
      <w:ind w:left="720" w:hanging="720"/>
    </w:pPr>
  </w:style>
  <w:style w:type="paragraph" w:styleId="Revision">
    <w:name w:val="Revision"/>
    <w:hidden/>
    <w:uiPriority w:val="99"/>
    <w:semiHidden/>
    <w:rsid w:val="00EC3A06"/>
    <w:pPr>
      <w:spacing w:after="0" w:line="240" w:lineRule="auto"/>
    </w:pPr>
  </w:style>
  <w:style w:type="paragraph" w:styleId="NoSpacing">
    <w:name w:val="No Spacing"/>
    <w:uiPriority w:val="1"/>
    <w:qFormat/>
    <w:rsid w:val="00B424B5"/>
    <w:pPr>
      <w:spacing w:after="0" w:line="240" w:lineRule="auto"/>
    </w:pPr>
  </w:style>
  <w:style w:type="paragraph" w:styleId="NormalWeb">
    <w:name w:val="Normal (Web)"/>
    <w:basedOn w:val="Normal"/>
    <w:uiPriority w:val="99"/>
    <w:semiHidden/>
    <w:unhideWhenUsed/>
    <w:rsid w:val="00B424B5"/>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92158">
      <w:bodyDiv w:val="1"/>
      <w:marLeft w:val="0"/>
      <w:marRight w:val="0"/>
      <w:marTop w:val="0"/>
      <w:marBottom w:val="0"/>
      <w:divBdr>
        <w:top w:val="none" w:sz="0" w:space="0" w:color="auto"/>
        <w:left w:val="none" w:sz="0" w:space="0" w:color="auto"/>
        <w:bottom w:val="none" w:sz="0" w:space="0" w:color="auto"/>
        <w:right w:val="none" w:sz="0" w:space="0" w:color="auto"/>
      </w:divBdr>
    </w:div>
    <w:div w:id="320043624">
      <w:bodyDiv w:val="1"/>
      <w:marLeft w:val="0"/>
      <w:marRight w:val="0"/>
      <w:marTop w:val="0"/>
      <w:marBottom w:val="0"/>
      <w:divBdr>
        <w:top w:val="none" w:sz="0" w:space="0" w:color="auto"/>
        <w:left w:val="none" w:sz="0" w:space="0" w:color="auto"/>
        <w:bottom w:val="none" w:sz="0" w:space="0" w:color="auto"/>
        <w:right w:val="none" w:sz="0" w:space="0" w:color="auto"/>
      </w:divBdr>
    </w:div>
    <w:div w:id="1364209381">
      <w:bodyDiv w:val="1"/>
      <w:marLeft w:val="0"/>
      <w:marRight w:val="0"/>
      <w:marTop w:val="0"/>
      <w:marBottom w:val="0"/>
      <w:divBdr>
        <w:top w:val="none" w:sz="0" w:space="0" w:color="auto"/>
        <w:left w:val="none" w:sz="0" w:space="0" w:color="auto"/>
        <w:bottom w:val="none" w:sz="0" w:space="0" w:color="auto"/>
        <w:right w:val="none" w:sz="0" w:space="0" w:color="auto"/>
      </w:divBdr>
    </w:div>
    <w:div w:id="1391418479">
      <w:bodyDiv w:val="1"/>
      <w:marLeft w:val="0"/>
      <w:marRight w:val="0"/>
      <w:marTop w:val="0"/>
      <w:marBottom w:val="0"/>
      <w:divBdr>
        <w:top w:val="none" w:sz="0" w:space="0" w:color="auto"/>
        <w:left w:val="none" w:sz="0" w:space="0" w:color="auto"/>
        <w:bottom w:val="none" w:sz="0" w:space="0" w:color="auto"/>
        <w:right w:val="none" w:sz="0" w:space="0" w:color="auto"/>
      </w:divBdr>
    </w:div>
    <w:div w:id="176360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omedepot.com/p/Husky-9-in-Stainless-Steel-Bulb-Planter-GD210314/317436441" TargetMode="External"/><Relationship Id="rId22" Type="http://schemas.openxmlformats.org/officeDocument/2006/relationships/image" Target="media/image8.png"/><Relationship Id="rId27" Type="http://schemas.openxmlformats.org/officeDocument/2006/relationships/fontTable" Target="fontTable.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68173-DE39-49A1-BE73-A0159C3F6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6AC66E-3A45-46E8-AA34-EA2B70D3BCE2}">
  <ds:schemaRefs>
    <ds:schemaRef ds:uri="http://schemas.microsoft.com/sharepoint/v3/contenttype/forms"/>
  </ds:schemaRefs>
</ds:datastoreItem>
</file>

<file path=customXml/itemProps3.xml><?xml version="1.0" encoding="utf-8"?>
<ds:datastoreItem xmlns:ds="http://schemas.openxmlformats.org/officeDocument/2006/customXml" ds:itemID="{420F1B1B-204E-4125-A47D-5AD67EE05E9B}">
  <ds:schemaRefs>
    <ds:schemaRef ds:uri="http://purl.org/dc/dcmitype/"/>
    <ds:schemaRef ds:uri="http://purl.org/dc/elements/1.1/"/>
    <ds:schemaRef ds:uri="http://schemas.microsoft.com/office/2006/documentManagement/types"/>
    <ds:schemaRef ds:uri="http://schemas.microsoft.com/office/2006/metadata/properties"/>
    <ds:schemaRef ds:uri="360018dd-41eb-4458-b1d4-4b46a95a2b02"/>
    <ds:schemaRef ds:uri="http://purl.org/dc/terms/"/>
    <ds:schemaRef ds:uri="http://www.w3.org/XML/1998/namespace"/>
    <ds:schemaRef ds:uri="http://schemas.microsoft.com/office/infopath/2007/PartnerControls"/>
    <ds:schemaRef ds:uri="http://schemas.openxmlformats.org/package/2006/metadata/core-properties"/>
    <ds:schemaRef ds:uri="8c008993-a31f-4b40-b1f3-88dd9c6e1924"/>
  </ds:schemaRefs>
</ds:datastoreItem>
</file>

<file path=customXml/itemProps4.xml><?xml version="1.0" encoding="utf-8"?>
<ds:datastoreItem xmlns:ds="http://schemas.openxmlformats.org/officeDocument/2006/customXml" ds:itemID="{ACBAA1D6-8CCD-4027-B2E9-4E9A97A71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7496</Words>
  <Characters>42731</Characters>
  <Application>Microsoft Office Word</Application>
  <DocSecurity>4</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cp:revision>
  <dcterms:created xsi:type="dcterms:W3CDTF">2022-11-17T22:21:00Z</dcterms:created>
  <dcterms:modified xsi:type="dcterms:W3CDTF">2022-11-17T22:21:00Z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zotero-version="6.0.18"&gt;&lt;session id="uo40BpPd"/&gt;&lt;style id="http://www.zotero.org/styles/apa-no-doi-no-issue" locale="en-US" hasBibliography="1" bibliographyStyleHasBeenSet="1"/&gt;&lt;prefs&gt;&lt;pref name="fieldType" value="Field"/&gt;&lt;/prefs&gt;&lt;/</vt:lpwstr>
  </property>
  <property fmtid="{D5CDD505-2E9C-101B-9397-08002B2CF9AE}" pid="4" name="ZOTERO_PREF_2">
    <vt:lpwstr>data&gt;</vt:lpwstr>
  </property>
</Properties>
</file>